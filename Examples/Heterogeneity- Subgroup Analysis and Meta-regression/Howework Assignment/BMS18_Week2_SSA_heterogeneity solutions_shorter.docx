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4AE08F" w14:textId="77777777" w:rsidR="00D406BB" w:rsidRPr="00D40E81" w:rsidRDefault="00D406BB" w:rsidP="0019115C">
      <w:pPr>
        <w:rPr>
          <w:b/>
          <w:sz w:val="28"/>
          <w:lang w:val="en-GB"/>
        </w:rPr>
      </w:pPr>
      <w:r w:rsidRPr="00D40E81">
        <w:rPr>
          <w:b/>
          <w:sz w:val="28"/>
          <w:lang w:val="en-GB"/>
        </w:rPr>
        <w:t>BMS18 – Heterogeneity – subgroup analysis and meta-regression</w:t>
      </w:r>
    </w:p>
    <w:p w14:paraId="6295AB3C" w14:textId="77777777" w:rsidR="00D406BB" w:rsidRPr="00D40E81" w:rsidRDefault="00D406BB" w:rsidP="0019115C">
      <w:pPr>
        <w:rPr>
          <w:b/>
          <w:lang w:val="en-GB"/>
        </w:rPr>
      </w:pPr>
      <w:r w:rsidRPr="00D40E81">
        <w:rPr>
          <w:b/>
          <w:lang w:val="en-GB"/>
        </w:rPr>
        <w:t>Self study assignment</w:t>
      </w:r>
    </w:p>
    <w:p w14:paraId="22D6FC1C" w14:textId="77777777" w:rsidR="00D406BB" w:rsidRPr="00D40E81" w:rsidRDefault="00D406BB" w:rsidP="0019115C">
      <w:pPr>
        <w:rPr>
          <w:b/>
          <w:lang w:val="en-GB"/>
        </w:rPr>
      </w:pPr>
      <w:r w:rsidRPr="00D40E81">
        <w:rPr>
          <w:b/>
          <w:lang w:val="en-GB"/>
        </w:rPr>
        <w:t>Estimated time: 2 hours</w:t>
      </w:r>
    </w:p>
    <w:p w14:paraId="2C927373" w14:textId="77777777" w:rsidR="00D406BB" w:rsidRPr="00D40E81" w:rsidRDefault="00D406BB" w:rsidP="0019115C">
      <w:pPr>
        <w:rPr>
          <w:b/>
          <w:lang w:val="en-GB"/>
        </w:rPr>
      </w:pPr>
    </w:p>
    <w:p w14:paraId="0963BBE0" w14:textId="77777777" w:rsidR="00D406BB" w:rsidRPr="00D40E81" w:rsidRDefault="00D406BB" w:rsidP="0019115C">
      <w:pPr>
        <w:rPr>
          <w:b/>
          <w:lang w:val="en-GB"/>
        </w:rPr>
      </w:pPr>
    </w:p>
    <w:p w14:paraId="522B4396" w14:textId="77777777" w:rsidR="00D406BB" w:rsidRPr="00D40E81" w:rsidRDefault="00D406BB" w:rsidP="0019115C">
      <w:pPr>
        <w:rPr>
          <w:b/>
          <w:lang w:val="en-GB"/>
        </w:rPr>
      </w:pPr>
      <w:r w:rsidRPr="00D40E81">
        <w:rPr>
          <w:b/>
          <w:lang w:val="en-GB"/>
        </w:rPr>
        <w:t>Topics:</w:t>
      </w:r>
    </w:p>
    <w:p w14:paraId="60CCA8B5" w14:textId="77777777" w:rsidR="003E6389" w:rsidRPr="00D40E81" w:rsidRDefault="003E6389" w:rsidP="003E6389">
      <w:pPr>
        <w:pStyle w:val="ListParagraph"/>
        <w:ind w:left="360"/>
        <w:rPr>
          <w:lang w:val="en-GB"/>
        </w:rPr>
      </w:pPr>
    </w:p>
    <w:p w14:paraId="26711214" w14:textId="77777777" w:rsidR="00ED17A6" w:rsidRPr="00D40E81" w:rsidRDefault="004133A3" w:rsidP="00ED17A6">
      <w:pPr>
        <w:pStyle w:val="ListParagraph"/>
        <w:numPr>
          <w:ilvl w:val="0"/>
          <w:numId w:val="6"/>
        </w:numPr>
        <w:rPr>
          <w:lang w:val="en-GB"/>
        </w:rPr>
      </w:pPr>
      <w:r w:rsidRPr="00D40E81">
        <w:rPr>
          <w:lang w:val="en-GB"/>
        </w:rPr>
        <w:t>Simple meta-analysis:</w:t>
      </w:r>
      <w:r w:rsidR="00D406BB" w:rsidRPr="00D40E81">
        <w:rPr>
          <w:lang w:val="en-GB"/>
        </w:rPr>
        <w:t xml:space="preserve"> </w:t>
      </w:r>
      <w:r w:rsidR="0042126C" w:rsidRPr="00D40E81">
        <w:rPr>
          <w:lang w:val="en-GB"/>
        </w:rPr>
        <w:t>topical steroids</w:t>
      </w:r>
      <w:r w:rsidRPr="00D40E81">
        <w:rPr>
          <w:lang w:val="en-GB"/>
        </w:rPr>
        <w:t xml:space="preserve"> example</w:t>
      </w:r>
    </w:p>
    <w:p w14:paraId="5ACF5970" w14:textId="77777777" w:rsidR="00ED17A6" w:rsidRPr="00D40E81" w:rsidRDefault="00D406BB" w:rsidP="00ED17A6">
      <w:pPr>
        <w:pStyle w:val="ListParagraph"/>
        <w:numPr>
          <w:ilvl w:val="1"/>
          <w:numId w:val="6"/>
        </w:numPr>
        <w:rPr>
          <w:lang w:val="en-GB"/>
        </w:rPr>
      </w:pPr>
      <w:r w:rsidRPr="00D40E81">
        <w:rPr>
          <w:lang w:val="en-GB"/>
        </w:rPr>
        <w:t xml:space="preserve">Discussion </w:t>
      </w:r>
      <w:r w:rsidR="00E944B7" w:rsidRPr="00D40E81">
        <w:rPr>
          <w:lang w:val="en-GB"/>
        </w:rPr>
        <w:t>Hartung-Knapp (</w:t>
      </w:r>
      <w:r w:rsidRPr="00D40E81">
        <w:rPr>
          <w:lang w:val="en-GB"/>
        </w:rPr>
        <w:t>HKSJ</w:t>
      </w:r>
      <w:r w:rsidR="00E944B7" w:rsidRPr="00D40E81">
        <w:rPr>
          <w:lang w:val="en-GB"/>
        </w:rPr>
        <w:t>) vs. Normal distribution for confidence intervals</w:t>
      </w:r>
    </w:p>
    <w:p w14:paraId="5FA70529" w14:textId="77777777" w:rsidR="00D406BB" w:rsidRPr="00D40E81" w:rsidRDefault="00D406BB" w:rsidP="00ED17A6">
      <w:pPr>
        <w:pStyle w:val="ListParagraph"/>
        <w:numPr>
          <w:ilvl w:val="1"/>
          <w:numId w:val="6"/>
        </w:numPr>
        <w:rPr>
          <w:lang w:val="en-GB"/>
        </w:rPr>
      </w:pPr>
      <w:r w:rsidRPr="00D40E81">
        <w:rPr>
          <w:lang w:val="en-GB"/>
        </w:rPr>
        <w:t>Prediction intervals</w:t>
      </w:r>
      <w:r w:rsidR="00E944B7" w:rsidRPr="00D40E81">
        <w:rPr>
          <w:lang w:val="en-GB"/>
        </w:rPr>
        <w:t xml:space="preserve"> vs. Confidence intervals</w:t>
      </w:r>
    </w:p>
    <w:p w14:paraId="257DF02E" w14:textId="77777777" w:rsidR="004133A3" w:rsidRPr="00D40E81" w:rsidRDefault="004133A3" w:rsidP="00ED17A6">
      <w:pPr>
        <w:pStyle w:val="ListParagraph"/>
        <w:numPr>
          <w:ilvl w:val="1"/>
          <w:numId w:val="6"/>
        </w:numPr>
        <w:rPr>
          <w:lang w:val="en-GB"/>
        </w:rPr>
      </w:pPr>
      <w:r w:rsidRPr="00D40E81">
        <w:rPr>
          <w:lang w:val="en-GB"/>
        </w:rPr>
        <w:t xml:space="preserve">Sensitivity analysis </w:t>
      </w:r>
    </w:p>
    <w:p w14:paraId="6B73D8F8" w14:textId="77777777" w:rsidR="00C24813" w:rsidRPr="00D40E81" w:rsidRDefault="00C24813" w:rsidP="00C24813">
      <w:pPr>
        <w:pStyle w:val="ListParagraph"/>
        <w:ind w:left="360"/>
        <w:rPr>
          <w:lang w:val="en-GB"/>
        </w:rPr>
      </w:pPr>
    </w:p>
    <w:p w14:paraId="56578E24" w14:textId="77777777" w:rsidR="00ED17A6" w:rsidRPr="00D40E81" w:rsidRDefault="00ED17A6" w:rsidP="00ED17A6">
      <w:pPr>
        <w:pStyle w:val="ListParagraph"/>
        <w:numPr>
          <w:ilvl w:val="0"/>
          <w:numId w:val="6"/>
        </w:numPr>
        <w:rPr>
          <w:lang w:val="en-GB"/>
        </w:rPr>
      </w:pPr>
      <w:r w:rsidRPr="00D40E81">
        <w:rPr>
          <w:lang w:val="en-GB"/>
        </w:rPr>
        <w:t>Meta-regression for RR outcome.</w:t>
      </w:r>
    </w:p>
    <w:p w14:paraId="77F4D237" w14:textId="77777777" w:rsidR="00C24813" w:rsidRPr="00D40E81" w:rsidRDefault="00C24813" w:rsidP="00C24813">
      <w:pPr>
        <w:pStyle w:val="ListParagraph"/>
        <w:ind w:left="360"/>
        <w:rPr>
          <w:lang w:val="en-GB"/>
        </w:rPr>
      </w:pPr>
    </w:p>
    <w:p w14:paraId="063191B4" w14:textId="77777777" w:rsidR="00D406BB" w:rsidRPr="00D40E81" w:rsidRDefault="00D406BB" w:rsidP="00ED17A6">
      <w:pPr>
        <w:pStyle w:val="ListParagraph"/>
        <w:numPr>
          <w:ilvl w:val="0"/>
          <w:numId w:val="6"/>
        </w:numPr>
        <w:rPr>
          <w:lang w:val="en-GB"/>
        </w:rPr>
      </w:pPr>
      <w:r w:rsidRPr="00D40E81">
        <w:rPr>
          <w:lang w:val="en-GB"/>
        </w:rPr>
        <w:t>Prepar</w:t>
      </w:r>
      <w:r w:rsidR="00E944B7" w:rsidRPr="00D40E81">
        <w:rPr>
          <w:lang w:val="en-GB"/>
        </w:rPr>
        <w:t>ation</w:t>
      </w:r>
      <w:r w:rsidRPr="00D40E81">
        <w:rPr>
          <w:lang w:val="en-GB"/>
        </w:rPr>
        <w:t xml:space="preserve"> for next week.</w:t>
      </w:r>
    </w:p>
    <w:p w14:paraId="36AF5479" w14:textId="77777777" w:rsidR="00D406BB" w:rsidRPr="00D40E81" w:rsidRDefault="00D406BB" w:rsidP="0042126C">
      <w:pPr>
        <w:rPr>
          <w:lang w:val="en-GB"/>
        </w:rPr>
      </w:pPr>
    </w:p>
    <w:p w14:paraId="7F4874A1" w14:textId="77777777" w:rsidR="00E944B7" w:rsidRPr="00D40E81" w:rsidRDefault="00E944B7" w:rsidP="0042126C">
      <w:pPr>
        <w:rPr>
          <w:lang w:val="en-GB"/>
        </w:rPr>
      </w:pPr>
    </w:p>
    <w:p w14:paraId="19AF3A0E" w14:textId="77777777" w:rsidR="0042126C" w:rsidRPr="00D40E81" w:rsidRDefault="002C38C1" w:rsidP="0042126C">
      <w:pPr>
        <w:rPr>
          <w:lang w:val="en-GB"/>
        </w:rPr>
      </w:pPr>
      <w:r w:rsidRPr="00D40E81">
        <w:rPr>
          <w:b/>
          <w:lang w:val="en-GB"/>
        </w:rPr>
        <w:t xml:space="preserve">For </w:t>
      </w:r>
      <w:r w:rsidR="00E944B7" w:rsidRPr="00D40E81">
        <w:rPr>
          <w:b/>
          <w:lang w:val="en-GB"/>
        </w:rPr>
        <w:t>this</w:t>
      </w:r>
      <w:r w:rsidRPr="00D40E81">
        <w:rPr>
          <w:b/>
          <w:lang w:val="en-GB"/>
        </w:rPr>
        <w:t xml:space="preserve"> assignment you need R and RStudio. </w:t>
      </w:r>
      <w:r w:rsidR="00E944B7" w:rsidRPr="00D40E81">
        <w:rPr>
          <w:b/>
          <w:lang w:val="en-GB"/>
        </w:rPr>
        <w:br/>
      </w:r>
      <w:r w:rsidR="00E944B7" w:rsidRPr="00D40E81">
        <w:rPr>
          <w:lang w:val="en-GB"/>
        </w:rPr>
        <w:br/>
      </w:r>
      <w:r w:rsidRPr="00D40E81">
        <w:rPr>
          <w:lang w:val="en-GB"/>
        </w:rPr>
        <w:t>You can download this for free at your private laptop, or use the Radboudumc computer rooms.</w:t>
      </w:r>
    </w:p>
    <w:p w14:paraId="7252DE69" w14:textId="77777777" w:rsidR="00E944B7" w:rsidRPr="00D40E81" w:rsidRDefault="00E944B7" w:rsidP="00E944B7">
      <w:pPr>
        <w:rPr>
          <w:lang w:val="en-GB"/>
        </w:rPr>
      </w:pPr>
      <w:r w:rsidRPr="00D40E81">
        <w:rPr>
          <w:lang w:val="en-GB"/>
        </w:rPr>
        <w:t>An installer for R (for various platforms) can be downloaded from</w:t>
      </w:r>
    </w:p>
    <w:p w14:paraId="702B4C3E" w14:textId="77777777" w:rsidR="00E944B7" w:rsidRPr="00D40E81" w:rsidRDefault="00DA5DDC" w:rsidP="00E944B7">
      <w:pPr>
        <w:rPr>
          <w:lang w:val="en-GB"/>
        </w:rPr>
      </w:pPr>
      <w:hyperlink r:id="rId6" w:history="1">
        <w:r w:rsidR="00E944B7" w:rsidRPr="00D40E81">
          <w:rPr>
            <w:rStyle w:val="Hyperlink"/>
            <w:lang w:val="en-GB"/>
          </w:rPr>
          <w:t>http://cran.us.r-project.org/</w:t>
        </w:r>
      </w:hyperlink>
    </w:p>
    <w:p w14:paraId="4818C828" w14:textId="77777777" w:rsidR="00E944B7" w:rsidRPr="00D40E81" w:rsidRDefault="00E944B7" w:rsidP="00E944B7">
      <w:pPr>
        <w:rPr>
          <w:lang w:val="en-GB"/>
        </w:rPr>
      </w:pPr>
      <w:r w:rsidRPr="00D40E81">
        <w:rPr>
          <w:lang w:val="en-GB"/>
        </w:rPr>
        <w:t>An installer for RStudio (desktop) can be downloaded from</w:t>
      </w:r>
    </w:p>
    <w:p w14:paraId="79C37414" w14:textId="77777777" w:rsidR="00E944B7" w:rsidRPr="00D40E81" w:rsidRDefault="00DA5DDC" w:rsidP="00E944B7">
      <w:pPr>
        <w:rPr>
          <w:lang w:val="en-GB"/>
        </w:rPr>
      </w:pPr>
      <w:hyperlink r:id="rId7" w:anchor="download" w:history="1">
        <w:r w:rsidR="00E944B7" w:rsidRPr="00D40E81">
          <w:rPr>
            <w:rStyle w:val="Hyperlink"/>
            <w:lang w:val="en-GB"/>
          </w:rPr>
          <w:t>https://www.rstudio.com/products/rstudio/download3/#download</w:t>
        </w:r>
      </w:hyperlink>
    </w:p>
    <w:p w14:paraId="5A492364" w14:textId="77777777" w:rsidR="00E944B7" w:rsidRPr="00D40E81" w:rsidRDefault="00E944B7" w:rsidP="0042126C">
      <w:pPr>
        <w:rPr>
          <w:lang w:val="en-GB"/>
        </w:rPr>
      </w:pPr>
    </w:p>
    <w:p w14:paraId="42DFA48C" w14:textId="77777777" w:rsidR="002C38C1" w:rsidRPr="00D40E81" w:rsidRDefault="002C38C1">
      <w:pPr>
        <w:rPr>
          <w:rFonts w:asciiTheme="majorHAnsi" w:eastAsiaTheme="majorEastAsia" w:hAnsiTheme="majorHAnsi" w:cstheme="majorBidi"/>
          <w:b/>
          <w:bCs/>
          <w:color w:val="365F91" w:themeColor="accent1" w:themeShade="BF"/>
          <w:sz w:val="28"/>
          <w:szCs w:val="28"/>
          <w:lang w:val="en-GB"/>
        </w:rPr>
      </w:pPr>
      <w:r w:rsidRPr="00D40E81">
        <w:rPr>
          <w:lang w:val="en-GB"/>
        </w:rPr>
        <w:br w:type="page"/>
      </w:r>
    </w:p>
    <w:p w14:paraId="18B853F2" w14:textId="77777777" w:rsidR="0042126C" w:rsidRPr="00D40E81" w:rsidRDefault="0042126C" w:rsidP="009F0D7B">
      <w:pPr>
        <w:pStyle w:val="Heading1"/>
        <w:numPr>
          <w:ilvl w:val="0"/>
          <w:numId w:val="5"/>
        </w:numPr>
        <w:rPr>
          <w:sz w:val="24"/>
          <w:lang w:val="en-GB"/>
        </w:rPr>
      </w:pPr>
      <w:r w:rsidRPr="00D40E81">
        <w:rPr>
          <w:sz w:val="24"/>
          <w:lang w:val="en-GB"/>
        </w:rPr>
        <w:lastRenderedPageBreak/>
        <w:t>Topical steroids for treatment of chronic rhinosinusitis with nasal polyps</w:t>
      </w:r>
    </w:p>
    <w:p w14:paraId="72793085" w14:textId="77777777" w:rsidR="0042126C" w:rsidRPr="00D40E81" w:rsidRDefault="0042126C" w:rsidP="0042126C">
      <w:pPr>
        <w:rPr>
          <w:lang w:val="en-GB"/>
        </w:rPr>
      </w:pPr>
    </w:p>
    <w:p w14:paraId="2E4754B4" w14:textId="77777777" w:rsidR="00D406BB" w:rsidRPr="00D40E81" w:rsidRDefault="0042126C" w:rsidP="0042126C">
      <w:pPr>
        <w:rPr>
          <w:lang w:val="en-GB"/>
        </w:rPr>
      </w:pPr>
      <w:r w:rsidRPr="00D40E81">
        <w:rPr>
          <w:lang w:val="en-GB"/>
        </w:rPr>
        <w:t xml:space="preserve">A 2012 Cochrane review on the use of topical steroids for treatment of chronic rhinosinusitis with nasal polyps, based on seven randomised studies, resulted in a larger decrease in overall symptom scores in favour of steroids compared with placebo. </w:t>
      </w:r>
    </w:p>
    <w:p w14:paraId="018956EF" w14:textId="77777777" w:rsidR="0042126C" w:rsidRPr="00D40E81" w:rsidRDefault="0042126C" w:rsidP="0042126C">
      <w:pPr>
        <w:rPr>
          <w:color w:val="000000"/>
          <w:lang w:val="en-GB"/>
        </w:rPr>
      </w:pPr>
      <w:r w:rsidRPr="00D40E81">
        <w:rPr>
          <w:color w:val="000000"/>
          <w:lang w:val="en-GB"/>
        </w:rPr>
        <w:t>This is ref</w:t>
      </w:r>
      <w:r w:rsidRPr="00D40E81">
        <w:rPr>
          <w:rFonts w:ascii="AdvTT00bc0be2+fb" w:hAnsi="AdvTT00bc0be2+fb" w:cs="AdvTT00bc0be2+fb"/>
          <w:color w:val="000000"/>
          <w:lang w:val="en-GB"/>
        </w:rPr>
        <w:t>l</w:t>
      </w:r>
      <w:r w:rsidRPr="00D40E81">
        <w:rPr>
          <w:color w:val="000000"/>
          <w:lang w:val="en-GB"/>
        </w:rPr>
        <w:t xml:space="preserve">ected by a standardised mean difference (SMD) of </w:t>
      </w:r>
      <w:r w:rsidRPr="00D40E81">
        <w:rPr>
          <w:rFonts w:ascii="AdvOT8608a8d1+22" w:eastAsia="AdvOT8608a8d1+22" w:cs="AdvOT8608a8d1+22"/>
          <w:color w:val="000000"/>
          <w:lang w:val="en-GB"/>
        </w:rPr>
        <w:t>−</w:t>
      </w:r>
      <w:r w:rsidRPr="00D40E81">
        <w:rPr>
          <w:color w:val="000000"/>
          <w:lang w:val="en-GB"/>
        </w:rPr>
        <w:t xml:space="preserve">0.51. </w:t>
      </w:r>
      <w:r w:rsidR="00D40E81" w:rsidRPr="00D40E81">
        <w:rPr>
          <w:color w:val="000000"/>
          <w:lang w:val="en-GB"/>
        </w:rPr>
        <w:br/>
      </w:r>
      <w:r w:rsidRPr="00D40E81">
        <w:rPr>
          <w:color w:val="000000"/>
          <w:lang w:val="en-GB"/>
        </w:rPr>
        <w:t>The I</w:t>
      </w:r>
      <w:proofErr w:type="gramStart"/>
      <w:r w:rsidRPr="00D40E81">
        <w:rPr>
          <w:color w:val="000000"/>
          <w:vertAlign w:val="superscript"/>
          <w:lang w:val="en-GB"/>
        </w:rPr>
        <w:t>2</w:t>
      </w:r>
      <w:r w:rsidRPr="00D40E81">
        <w:rPr>
          <w:color w:val="000000"/>
          <w:lang w:val="en-GB"/>
        </w:rPr>
        <w:t xml:space="preserve"> </w:t>
      </w:r>
      <w:r w:rsidRPr="00D40E81">
        <w:rPr>
          <w:color w:val="000000"/>
          <w:sz w:val="13"/>
          <w:szCs w:val="13"/>
          <w:lang w:val="en-GB"/>
        </w:rPr>
        <w:t xml:space="preserve"> </w:t>
      </w:r>
      <w:r w:rsidRPr="00D40E81">
        <w:rPr>
          <w:color w:val="000000"/>
          <w:lang w:val="en-GB"/>
        </w:rPr>
        <w:t>is</w:t>
      </w:r>
      <w:proofErr w:type="gramEnd"/>
      <w:r w:rsidRPr="00D40E81">
        <w:rPr>
          <w:color w:val="000000"/>
          <w:lang w:val="en-GB"/>
        </w:rPr>
        <w:t xml:space="preserve"> 73.9% (95% CI 44.2% to 87.8%), which can be considered substantial heterogeneity according to the Cochrane Handbook, </w:t>
      </w:r>
      <w:r w:rsidRPr="00D40E81">
        <w:rPr>
          <w:color w:val="0000FF"/>
          <w:sz w:val="13"/>
          <w:szCs w:val="13"/>
          <w:lang w:val="en-GB"/>
        </w:rPr>
        <w:t xml:space="preserve"> </w:t>
      </w:r>
      <w:r w:rsidRPr="00D40E81">
        <w:rPr>
          <w:color w:val="000000"/>
          <w:lang w:val="en-GB"/>
        </w:rPr>
        <w:t xml:space="preserve">and the estimated </w:t>
      </w:r>
      <w:r w:rsidRPr="00D40E81">
        <w:rPr>
          <w:rFonts w:ascii="AdvTT05cc2067+03" w:hAnsi="AdvTT05cc2067+03" w:cs="AdvTT05cc2067+03"/>
          <w:color w:val="000000"/>
          <w:lang w:val="en-GB"/>
        </w:rPr>
        <w:t>τ</w:t>
      </w:r>
      <w:r w:rsidRPr="00D40E81">
        <w:rPr>
          <w:rFonts w:ascii="AdvTT05cc2067+03" w:hAnsi="AdvTT05cc2067+03" w:cs="AdvTT05cc2067+03"/>
          <w:color w:val="000000"/>
          <w:vertAlign w:val="superscript"/>
          <w:lang w:val="en-GB"/>
        </w:rPr>
        <w:t>2</w:t>
      </w:r>
      <w:r w:rsidRPr="00D40E81">
        <w:rPr>
          <w:rFonts w:ascii="AdvTT05cc2067+03" w:hAnsi="AdvTT05cc2067+03" w:cs="AdvTT05cc2067+03"/>
          <w:color w:val="000000"/>
          <w:lang w:val="en-GB"/>
        </w:rPr>
        <w:t xml:space="preserve"> </w:t>
      </w:r>
      <w:r w:rsidRPr="00D40E81">
        <w:rPr>
          <w:color w:val="000000"/>
          <w:sz w:val="13"/>
          <w:szCs w:val="13"/>
          <w:lang w:val="en-GB"/>
        </w:rPr>
        <w:t xml:space="preserve"> </w:t>
      </w:r>
      <w:r w:rsidRPr="00D40E81">
        <w:rPr>
          <w:color w:val="000000"/>
          <w:lang w:val="en-GB"/>
        </w:rPr>
        <w:t>is 0.148.</w:t>
      </w:r>
    </w:p>
    <w:p w14:paraId="0CD8C4A0" w14:textId="77777777" w:rsidR="0042126C" w:rsidRPr="00D40E81" w:rsidRDefault="0042126C" w:rsidP="0042126C">
      <w:pPr>
        <w:rPr>
          <w:color w:val="000000"/>
          <w:lang w:val="en-GB"/>
        </w:rPr>
      </w:pPr>
      <w:r w:rsidRPr="00D40E81">
        <w:rPr>
          <w:color w:val="000000"/>
          <w:lang w:val="en-GB"/>
        </w:rPr>
        <w:t>Notwithstanding these numbers, it is difficult to evaluate what the clinical consequences of this heterogeneity may be for future settings.</w:t>
      </w:r>
    </w:p>
    <w:p w14:paraId="72FBF1A2" w14:textId="77777777" w:rsidR="0042126C" w:rsidRPr="00D40E81" w:rsidRDefault="0042126C" w:rsidP="0042126C">
      <w:pPr>
        <w:rPr>
          <w:lang w:val="en-GB"/>
        </w:rPr>
      </w:pPr>
      <w:r w:rsidRPr="00D40E81">
        <w:rPr>
          <w:lang w:val="en-GB"/>
        </w:rPr>
        <w:t xml:space="preserve">[Kalish L, </w:t>
      </w:r>
      <w:proofErr w:type="spellStart"/>
      <w:r w:rsidRPr="00D40E81">
        <w:rPr>
          <w:lang w:val="en-GB"/>
        </w:rPr>
        <w:t>Snidvongs</w:t>
      </w:r>
      <w:proofErr w:type="spellEnd"/>
      <w:r w:rsidRPr="00D40E81">
        <w:rPr>
          <w:lang w:val="en-GB"/>
        </w:rPr>
        <w:t xml:space="preserve"> K, </w:t>
      </w:r>
      <w:proofErr w:type="spellStart"/>
      <w:r w:rsidRPr="00D40E81">
        <w:rPr>
          <w:lang w:val="en-GB"/>
        </w:rPr>
        <w:t>Sivasubramaniam</w:t>
      </w:r>
      <w:proofErr w:type="spellEnd"/>
      <w:r w:rsidRPr="00D40E81">
        <w:rPr>
          <w:lang w:val="en-GB"/>
        </w:rPr>
        <w:t xml:space="preserve"> R, et al. Topical steroids for nasal polyps. Cochrane Database </w:t>
      </w:r>
      <w:proofErr w:type="spellStart"/>
      <w:r w:rsidRPr="00D40E81">
        <w:rPr>
          <w:lang w:val="en-GB"/>
        </w:rPr>
        <w:t>Syst</w:t>
      </w:r>
      <w:proofErr w:type="spellEnd"/>
      <w:r w:rsidRPr="00D40E81">
        <w:rPr>
          <w:lang w:val="en-GB"/>
        </w:rPr>
        <w:t xml:space="preserve"> Rev 2012;12: CD006549.]</w:t>
      </w:r>
    </w:p>
    <w:p w14:paraId="4671D271" w14:textId="77777777" w:rsidR="00D40E81" w:rsidRPr="00D40E81" w:rsidRDefault="0042126C" w:rsidP="0042126C">
      <w:pPr>
        <w:rPr>
          <w:lang w:val="en-GB"/>
        </w:rPr>
      </w:pPr>
      <w:r w:rsidRPr="00D40E81">
        <w:rPr>
          <w:lang w:val="en-GB"/>
        </w:rPr>
        <w:br/>
        <w:t>We will invest</w:t>
      </w:r>
      <w:r w:rsidR="00B63403" w:rsidRPr="00D40E81">
        <w:rPr>
          <w:lang w:val="en-GB"/>
        </w:rPr>
        <w:t>igate this example step by step, starting with a short refresher of the theory of last week.</w:t>
      </w:r>
      <w:r w:rsidR="00D40E81" w:rsidRPr="00D40E81">
        <w:rPr>
          <w:lang w:val="en-GB"/>
        </w:rPr>
        <w:t xml:space="preserve"> </w:t>
      </w:r>
      <w:r w:rsidR="00D40E81" w:rsidRPr="00D40E81">
        <w:rPr>
          <w:lang w:val="en-GB"/>
        </w:rPr>
        <w:br/>
      </w:r>
    </w:p>
    <w:p w14:paraId="17A32194" w14:textId="77777777" w:rsidR="00692345" w:rsidRPr="00D40E81" w:rsidRDefault="00D40E81" w:rsidP="0042126C">
      <w:pPr>
        <w:rPr>
          <w:lang w:val="en-GB"/>
        </w:rPr>
      </w:pPr>
      <w:r w:rsidRPr="00D40E81">
        <w:rPr>
          <w:lang w:val="en-GB"/>
        </w:rPr>
        <w:t xml:space="preserve">Data to be used are in </w:t>
      </w:r>
      <w:r w:rsidRPr="00D40E81">
        <w:rPr>
          <w:i/>
          <w:lang w:val="en-GB"/>
        </w:rPr>
        <w:t>topical_steroids.xlsx</w:t>
      </w:r>
      <w:r w:rsidRPr="00D40E81">
        <w:rPr>
          <w:lang w:val="en-GB"/>
        </w:rPr>
        <w:t>.   We will use the package meta.</w:t>
      </w:r>
      <w:r w:rsidRPr="00D40E81">
        <w:rPr>
          <w:lang w:val="en-GB"/>
        </w:rPr>
        <w:br/>
      </w:r>
    </w:p>
    <w:p w14:paraId="77BE8DB6" w14:textId="77777777" w:rsidR="00E054E7" w:rsidRDefault="00B63403" w:rsidP="00E054E7">
      <w:pPr>
        <w:pStyle w:val="ListParagraph"/>
        <w:numPr>
          <w:ilvl w:val="0"/>
          <w:numId w:val="8"/>
        </w:numPr>
        <w:rPr>
          <w:ins w:id="0" w:author="Michael Belias" w:date="2019-02-20T11:47:00Z"/>
          <w:lang w:val="en-GB"/>
        </w:rPr>
      </w:pPr>
      <w:r w:rsidRPr="00D40E81">
        <w:rPr>
          <w:lang w:val="en-GB"/>
        </w:rPr>
        <w:t>Consider a small study, taken from a meta-analysis with quite some between-study heterogeneity. Is this study relatively more important (for the pooled result) in a fixed-effect or in a random-effects meta-analysis?  Explain your answer.</w:t>
      </w:r>
    </w:p>
    <w:p w14:paraId="684BED26" w14:textId="481253CA" w:rsidR="00B63403" w:rsidRPr="00E054E7" w:rsidRDefault="00E054E7">
      <w:pPr>
        <w:ind w:left="360"/>
        <w:rPr>
          <w:lang w:val="en-GB"/>
        </w:rPr>
        <w:pPrChange w:id="1" w:author="Michael Belias" w:date="2019-02-20T11:47:00Z">
          <w:pPr>
            <w:pStyle w:val="ListParagraph"/>
            <w:numPr>
              <w:numId w:val="8"/>
            </w:numPr>
            <w:ind w:hanging="360"/>
          </w:pPr>
        </w:pPrChange>
      </w:pPr>
      <w:ins w:id="2" w:author="Michael Belias" w:date="2019-02-20T11:49:00Z">
        <w:r>
          <w:rPr>
            <w:lang w:val="en-GB"/>
          </w:rPr>
          <w:t>The weights of small st</w:t>
        </w:r>
      </w:ins>
      <w:ins w:id="3" w:author="Michael Belias" w:date="2019-02-20T11:50:00Z">
        <w:r>
          <w:rPr>
            <w:lang w:val="en-GB"/>
          </w:rPr>
          <w:t xml:space="preserve">udies are higher in random effects models. The reason is that along with their initial weight calculated by their inverse variance we also add the </w:t>
        </w:r>
        <w:r>
          <w:rPr>
            <w:lang w:val="el-GR"/>
          </w:rPr>
          <w:t>τ</w:t>
        </w:r>
        <w:r w:rsidRPr="00E054E7">
          <w:rPr>
            <w:vertAlign w:val="superscript"/>
            <w:lang w:val="en-GB"/>
            <w:rPrChange w:id="4" w:author="Michael Belias" w:date="2019-02-20T11:50:00Z">
              <w:rPr>
                <w:vertAlign w:val="superscript"/>
                <w:lang w:val="el-GR"/>
              </w:rPr>
            </w:rPrChange>
          </w:rPr>
          <w:t>2</w:t>
        </w:r>
      </w:ins>
      <w:ins w:id="5" w:author="Michael Belias" w:date="2019-02-20T11:51:00Z">
        <w:r>
          <w:rPr>
            <w:lang w:val="en-GB"/>
          </w:rPr>
          <w:t xml:space="preserve"> estimate to all weights. Therefore, the contribution of the studies </w:t>
        </w:r>
      </w:ins>
      <w:ins w:id="6" w:author="Michael Belias" w:date="2019-02-20T11:54:00Z">
        <w:r w:rsidR="000504CF">
          <w:rPr>
            <w:lang w:val="en-GB"/>
          </w:rPr>
          <w:t>is</w:t>
        </w:r>
      </w:ins>
      <w:ins w:id="7" w:author="Michael Belias" w:date="2019-02-20T11:51:00Z">
        <w:r>
          <w:rPr>
            <w:lang w:val="en-GB"/>
          </w:rPr>
          <w:t xml:space="preserve"> shrunk towards the </w:t>
        </w:r>
      </w:ins>
      <w:ins w:id="8" w:author="Michael Belias" w:date="2019-02-20T11:52:00Z">
        <w:r>
          <w:rPr>
            <w:lang w:val="el-GR"/>
          </w:rPr>
          <w:t>τ</w:t>
        </w:r>
        <w:r w:rsidRPr="00E054E7">
          <w:rPr>
            <w:vertAlign w:val="superscript"/>
            <w:lang w:val="en-GB"/>
            <w:rPrChange w:id="9" w:author="Michael Belias" w:date="2019-02-20T11:52:00Z">
              <w:rPr>
                <w:vertAlign w:val="superscript"/>
                <w:lang w:val="el-GR"/>
              </w:rPr>
            </w:rPrChange>
          </w:rPr>
          <w:t>2</w:t>
        </w:r>
        <w:r>
          <w:rPr>
            <w:lang w:val="en-GB"/>
          </w:rPr>
          <w:t>. Consequently, the large studies contribute less to the pooled estimate, while the small studies more.</w:t>
        </w:r>
      </w:ins>
      <w:r w:rsidR="00B63403" w:rsidRPr="00E054E7">
        <w:rPr>
          <w:lang w:val="en-GB"/>
        </w:rPr>
        <w:br/>
      </w:r>
    </w:p>
    <w:p w14:paraId="43D5C876" w14:textId="77777777" w:rsidR="00B63403" w:rsidRPr="00D40E81" w:rsidRDefault="00B63403" w:rsidP="00B63403">
      <w:pPr>
        <w:pStyle w:val="ListParagraph"/>
        <w:rPr>
          <w:lang w:val="en-GB"/>
        </w:rPr>
      </w:pPr>
    </w:p>
    <w:p w14:paraId="7B7821CB" w14:textId="77777777" w:rsidR="00D40E81" w:rsidRDefault="00B63403" w:rsidP="002C38C1">
      <w:pPr>
        <w:pStyle w:val="ListParagraph"/>
        <w:numPr>
          <w:ilvl w:val="0"/>
          <w:numId w:val="8"/>
        </w:numPr>
        <w:rPr>
          <w:lang w:val="en-GB"/>
        </w:rPr>
      </w:pPr>
      <w:r w:rsidRPr="00D40E81">
        <w:rPr>
          <w:lang w:val="en-GB"/>
        </w:rPr>
        <w:t>Conduct a fixed and a random-effects meta-analysis</w:t>
      </w:r>
      <w:r w:rsidR="00692345" w:rsidRPr="00D40E81">
        <w:rPr>
          <w:lang w:val="en-GB"/>
        </w:rPr>
        <w:t xml:space="preserve">, using the </w:t>
      </w:r>
      <w:r w:rsidR="00D40E81" w:rsidRPr="00D40E81">
        <w:rPr>
          <w:lang w:val="en-GB"/>
        </w:rPr>
        <w:t>PM</w:t>
      </w:r>
      <w:r w:rsidR="00692345" w:rsidRPr="00D40E81">
        <w:rPr>
          <w:lang w:val="en-GB"/>
        </w:rPr>
        <w:t xml:space="preserve"> estimator for the tau</w:t>
      </w:r>
      <w:r w:rsidR="00692345" w:rsidRPr="00D40E81">
        <w:rPr>
          <w:vertAlign w:val="superscript"/>
          <w:lang w:val="en-GB"/>
        </w:rPr>
        <w:t>2</w:t>
      </w:r>
      <w:r w:rsidR="00692345" w:rsidRPr="00D40E81">
        <w:rPr>
          <w:lang w:val="en-GB"/>
        </w:rPr>
        <w:t xml:space="preserve">. </w:t>
      </w:r>
      <w:r w:rsidR="00D40E81" w:rsidRPr="00D40E81">
        <w:rPr>
          <w:lang w:val="en-GB"/>
        </w:rPr>
        <w:br/>
      </w:r>
      <w:r w:rsidR="00692345" w:rsidRPr="00D40E81">
        <w:rPr>
          <w:lang w:val="en-GB"/>
        </w:rPr>
        <w:t>The effect size measure (</w:t>
      </w:r>
      <w:proofErr w:type="spellStart"/>
      <w:r w:rsidR="00692345" w:rsidRPr="00D40E81">
        <w:rPr>
          <w:lang w:val="en-GB"/>
        </w:rPr>
        <w:t>sm</w:t>
      </w:r>
      <w:proofErr w:type="spellEnd"/>
      <w:r w:rsidR="00692345" w:rsidRPr="00D40E81">
        <w:rPr>
          <w:lang w:val="en-GB"/>
        </w:rPr>
        <w:t xml:space="preserve">=) is the SMD.  </w:t>
      </w:r>
    </w:p>
    <w:p w14:paraId="4AB55B29" w14:textId="77777777" w:rsidR="00D40E81" w:rsidRDefault="00D40E81" w:rsidP="004B1729">
      <w:pPr>
        <w:pStyle w:val="ListParagraph"/>
        <w:spacing w:after="0"/>
        <w:rPr>
          <w:lang w:val="en-GB"/>
        </w:rPr>
      </w:pPr>
    </w:p>
    <w:p w14:paraId="2A771BD2" w14:textId="77777777" w:rsidR="004B1729" w:rsidRDefault="004B1729" w:rsidP="004B1729">
      <w:pPr>
        <w:spacing w:after="0"/>
        <w:ind w:left="708" w:firstLine="708"/>
        <w:rPr>
          <w:rStyle w:val="gnkrckgcmrb"/>
          <w:rFonts w:ascii="Lucida Console" w:eastAsia="Times New Roman" w:hAnsi="Lucida Console" w:cs="Courier New"/>
          <w:color w:val="0000FF"/>
          <w:sz w:val="20"/>
          <w:szCs w:val="20"/>
          <w:lang w:val="en-GB" w:eastAsia="nl-NL"/>
        </w:rPr>
      </w:pPr>
      <w:r>
        <w:rPr>
          <w:rStyle w:val="gnkrckgcmrb"/>
          <w:rFonts w:ascii="Lucida Console" w:eastAsia="Times New Roman" w:hAnsi="Lucida Console" w:cs="Courier New"/>
          <w:color w:val="0000FF"/>
          <w:sz w:val="20"/>
          <w:szCs w:val="20"/>
          <w:lang w:val="en-GB" w:eastAsia="nl-NL"/>
        </w:rPr>
        <w:t>R</w:t>
      </w:r>
      <w:r w:rsidR="00D40E81" w:rsidRPr="004B1729">
        <w:rPr>
          <w:rStyle w:val="gnkrckgcmrb"/>
          <w:rFonts w:ascii="Lucida Console" w:eastAsia="Times New Roman" w:hAnsi="Lucida Console" w:cs="Courier New"/>
          <w:color w:val="0000FF"/>
          <w:sz w:val="20"/>
          <w:szCs w:val="20"/>
          <w:lang w:val="en-GB" w:eastAsia="nl-NL"/>
        </w:rPr>
        <w:t xml:space="preserve">es= </w:t>
      </w:r>
      <w:proofErr w:type="spellStart"/>
      <w:proofErr w:type="gramStart"/>
      <w:r w:rsidR="00D40E81" w:rsidRPr="004B1729">
        <w:rPr>
          <w:rStyle w:val="gnkrckgcmrb"/>
          <w:rFonts w:ascii="Lucida Console" w:eastAsia="Times New Roman" w:hAnsi="Lucida Console" w:cs="Courier New"/>
          <w:color w:val="0000FF"/>
          <w:sz w:val="20"/>
          <w:szCs w:val="20"/>
          <w:lang w:val="en-GB" w:eastAsia="nl-NL"/>
        </w:rPr>
        <w:t>metacont</w:t>
      </w:r>
      <w:proofErr w:type="spellEnd"/>
      <w:r w:rsidR="00D40E81" w:rsidRPr="004B1729">
        <w:rPr>
          <w:rStyle w:val="gnkrckgcmrb"/>
          <w:rFonts w:ascii="Lucida Console" w:eastAsia="Times New Roman" w:hAnsi="Lucida Console" w:cs="Courier New"/>
          <w:color w:val="0000FF"/>
          <w:sz w:val="20"/>
          <w:szCs w:val="20"/>
          <w:lang w:val="en-GB" w:eastAsia="nl-NL"/>
        </w:rPr>
        <w:t>(</w:t>
      </w:r>
      <w:proofErr w:type="spellStart"/>
      <w:proofErr w:type="gramEnd"/>
      <w:r w:rsidR="00D40E81" w:rsidRPr="004B1729">
        <w:rPr>
          <w:rStyle w:val="gnkrckgcmrb"/>
          <w:rFonts w:ascii="Lucida Console" w:eastAsia="Times New Roman" w:hAnsi="Lucida Console" w:cs="Courier New"/>
          <w:color w:val="0000FF"/>
          <w:sz w:val="20"/>
          <w:szCs w:val="20"/>
          <w:lang w:val="en-GB" w:eastAsia="nl-NL"/>
        </w:rPr>
        <w:t>total.Steroid</w:t>
      </w:r>
      <w:proofErr w:type="spellEnd"/>
      <w:r w:rsidR="00D40E81" w:rsidRPr="004B1729">
        <w:rPr>
          <w:rStyle w:val="gnkrckgcmrb"/>
          <w:rFonts w:ascii="Lucida Console" w:eastAsia="Times New Roman" w:hAnsi="Lucida Console" w:cs="Courier New"/>
          <w:color w:val="0000FF"/>
          <w:sz w:val="20"/>
          <w:szCs w:val="20"/>
          <w:lang w:val="en-GB" w:eastAsia="nl-NL"/>
        </w:rPr>
        <w:t xml:space="preserve">, </w:t>
      </w:r>
      <w:proofErr w:type="spellStart"/>
      <w:r w:rsidR="00D40E81" w:rsidRPr="004B1729">
        <w:rPr>
          <w:rStyle w:val="gnkrckgcmrb"/>
          <w:rFonts w:ascii="Lucida Console" w:eastAsia="Times New Roman" w:hAnsi="Lucida Console" w:cs="Courier New"/>
          <w:color w:val="0000FF"/>
          <w:sz w:val="20"/>
          <w:szCs w:val="20"/>
          <w:lang w:val="en-GB" w:eastAsia="nl-NL"/>
        </w:rPr>
        <w:t>mean.Steroid</w:t>
      </w:r>
      <w:proofErr w:type="spellEnd"/>
      <w:r w:rsidR="00D40E81" w:rsidRPr="004B1729">
        <w:rPr>
          <w:rStyle w:val="gnkrckgcmrb"/>
          <w:rFonts w:ascii="Lucida Console" w:eastAsia="Times New Roman" w:hAnsi="Lucida Console" w:cs="Courier New"/>
          <w:color w:val="0000FF"/>
          <w:sz w:val="20"/>
          <w:szCs w:val="20"/>
          <w:lang w:val="en-GB" w:eastAsia="nl-NL"/>
        </w:rPr>
        <w:t xml:space="preserve">, </w:t>
      </w:r>
      <w:proofErr w:type="spellStart"/>
      <w:r w:rsidR="00D40E81" w:rsidRPr="004B1729">
        <w:rPr>
          <w:rStyle w:val="gnkrckgcmrb"/>
          <w:rFonts w:ascii="Lucida Console" w:eastAsia="Times New Roman" w:hAnsi="Lucida Console" w:cs="Courier New"/>
          <w:color w:val="0000FF"/>
          <w:sz w:val="20"/>
          <w:szCs w:val="20"/>
          <w:lang w:val="en-GB" w:eastAsia="nl-NL"/>
        </w:rPr>
        <w:t>sd.Steroid</w:t>
      </w:r>
      <w:proofErr w:type="spellEnd"/>
      <w:r w:rsidR="00D40E81" w:rsidRPr="004B1729">
        <w:rPr>
          <w:rStyle w:val="gnkrckgcmrb"/>
          <w:rFonts w:ascii="Lucida Console" w:eastAsia="Times New Roman" w:hAnsi="Lucida Console" w:cs="Courier New"/>
          <w:color w:val="0000FF"/>
          <w:sz w:val="20"/>
          <w:szCs w:val="20"/>
          <w:lang w:val="en-GB" w:eastAsia="nl-NL"/>
        </w:rPr>
        <w:t>,</w:t>
      </w:r>
    </w:p>
    <w:p w14:paraId="36731EA8" w14:textId="77777777" w:rsidR="004B1729" w:rsidRDefault="00D40E81" w:rsidP="004B1729">
      <w:pPr>
        <w:spacing w:after="0"/>
        <w:ind w:left="2124" w:firstLine="708"/>
        <w:rPr>
          <w:rStyle w:val="gnkrckgcmrb"/>
          <w:rFonts w:ascii="Lucida Console" w:eastAsia="Times New Roman" w:hAnsi="Lucida Console" w:cs="Courier New"/>
          <w:color w:val="0000FF"/>
          <w:sz w:val="20"/>
          <w:szCs w:val="20"/>
          <w:lang w:val="en-GB" w:eastAsia="nl-NL"/>
        </w:rPr>
      </w:pPr>
      <w:r w:rsidRPr="004B1729">
        <w:rPr>
          <w:rStyle w:val="gnkrckgcmrb"/>
          <w:rFonts w:ascii="Lucida Console" w:eastAsia="Times New Roman" w:hAnsi="Lucida Console" w:cs="Courier New"/>
          <w:color w:val="0000FF"/>
          <w:sz w:val="20"/>
          <w:szCs w:val="20"/>
          <w:lang w:val="en-GB" w:eastAsia="nl-NL"/>
        </w:rPr>
        <w:t>total.PL,</w:t>
      </w:r>
      <w:r w:rsidR="004B1729">
        <w:rPr>
          <w:rStyle w:val="gnkrckgcmrb"/>
          <w:rFonts w:ascii="Lucida Console" w:eastAsia="Times New Roman" w:hAnsi="Lucida Console" w:cs="Courier New"/>
          <w:color w:val="0000FF"/>
          <w:sz w:val="20"/>
          <w:szCs w:val="20"/>
          <w:lang w:val="en-GB" w:eastAsia="nl-NL"/>
        </w:rPr>
        <w:t xml:space="preserve"> </w:t>
      </w:r>
      <w:r w:rsidRPr="00D40E81">
        <w:rPr>
          <w:rStyle w:val="gnkrckgcmrb"/>
          <w:rFonts w:ascii="Lucida Console" w:eastAsia="Times New Roman" w:hAnsi="Lucida Console" w:cs="Courier New"/>
          <w:color w:val="0000FF"/>
          <w:sz w:val="20"/>
          <w:szCs w:val="20"/>
          <w:lang w:val="en-GB" w:eastAsia="nl-NL"/>
        </w:rPr>
        <w:t>mean.PL,</w:t>
      </w:r>
      <w:r>
        <w:rPr>
          <w:rStyle w:val="gnkrckgcmrb"/>
          <w:rFonts w:ascii="Lucida Console" w:eastAsia="Times New Roman" w:hAnsi="Lucida Console" w:cs="Courier New"/>
          <w:color w:val="0000FF"/>
          <w:sz w:val="20"/>
          <w:szCs w:val="20"/>
          <w:lang w:val="en-GB" w:eastAsia="nl-NL"/>
        </w:rPr>
        <w:t xml:space="preserve"> </w:t>
      </w:r>
      <w:r w:rsidRPr="00D40E81">
        <w:rPr>
          <w:rStyle w:val="gnkrckgcmrb"/>
          <w:rFonts w:ascii="Lucida Console" w:eastAsia="Times New Roman" w:hAnsi="Lucida Console" w:cs="Courier New"/>
          <w:color w:val="0000FF"/>
          <w:sz w:val="20"/>
          <w:szCs w:val="20"/>
          <w:lang w:val="en-GB" w:eastAsia="nl-NL"/>
        </w:rPr>
        <w:t>sd.PL,</w:t>
      </w:r>
    </w:p>
    <w:p w14:paraId="796BE4ED" w14:textId="77777777" w:rsidR="00D40E81" w:rsidRDefault="00D40E81" w:rsidP="004B1729">
      <w:pPr>
        <w:spacing w:after="0"/>
        <w:ind w:left="2124" w:firstLine="708"/>
        <w:rPr>
          <w:rStyle w:val="gnkrckgcmrb"/>
          <w:rFonts w:ascii="Lucida Console" w:eastAsia="Times New Roman" w:hAnsi="Lucida Console" w:cs="Courier New"/>
          <w:color w:val="0000FF"/>
          <w:sz w:val="20"/>
          <w:szCs w:val="20"/>
          <w:lang w:val="en-GB" w:eastAsia="nl-NL"/>
        </w:rPr>
      </w:pPr>
      <w:r w:rsidRPr="00D40E81">
        <w:rPr>
          <w:rStyle w:val="gnkrckgcmrb"/>
          <w:rFonts w:ascii="Lucida Console" w:eastAsia="Times New Roman" w:hAnsi="Lucida Console" w:cs="Courier New"/>
          <w:color w:val="0000FF"/>
          <w:sz w:val="20"/>
          <w:szCs w:val="20"/>
          <w:lang w:val="en-GB" w:eastAsia="nl-NL"/>
        </w:rPr>
        <w:t>data=</w:t>
      </w:r>
      <w:proofErr w:type="spellStart"/>
      <w:r w:rsidRPr="00D40E81">
        <w:rPr>
          <w:rStyle w:val="gnkrckgcmrb"/>
          <w:rFonts w:ascii="Lucida Console" w:eastAsia="Times New Roman" w:hAnsi="Lucida Console" w:cs="Courier New"/>
          <w:color w:val="0000FF"/>
          <w:sz w:val="20"/>
          <w:szCs w:val="20"/>
          <w:lang w:val="en-GB" w:eastAsia="nl-NL"/>
        </w:rPr>
        <w:t>topical_steroids</w:t>
      </w:r>
      <w:proofErr w:type="spellEnd"/>
      <w:r w:rsidRPr="00D40E81">
        <w:rPr>
          <w:rStyle w:val="gnkrckgcmrb"/>
          <w:rFonts w:ascii="Lucida Console" w:eastAsia="Times New Roman" w:hAnsi="Lucida Console" w:cs="Courier New"/>
          <w:color w:val="0000FF"/>
          <w:sz w:val="20"/>
          <w:szCs w:val="20"/>
          <w:lang w:val="en-GB" w:eastAsia="nl-NL"/>
        </w:rPr>
        <w:t xml:space="preserve">, </w:t>
      </w:r>
    </w:p>
    <w:p w14:paraId="3B3A4665" w14:textId="77777777" w:rsidR="004B1729" w:rsidRPr="00D40E81" w:rsidRDefault="004B1729" w:rsidP="004B1729">
      <w:pPr>
        <w:spacing w:after="0"/>
        <w:ind w:left="2124" w:firstLine="708"/>
        <w:rPr>
          <w:rStyle w:val="gnkrckgcmrb"/>
          <w:rFonts w:ascii="Lucida Console" w:eastAsia="Times New Roman" w:hAnsi="Lucida Console" w:cs="Courier New"/>
          <w:color w:val="0000FF"/>
          <w:sz w:val="20"/>
          <w:szCs w:val="20"/>
          <w:lang w:val="en-GB" w:eastAsia="nl-NL"/>
        </w:rPr>
      </w:pPr>
      <w:r w:rsidRPr="004B1729">
        <w:rPr>
          <w:rStyle w:val="gnkrckgcmrb"/>
          <w:rFonts w:ascii="Lucida Console" w:eastAsia="Times New Roman" w:hAnsi="Lucida Console" w:cs="Courier New"/>
          <w:color w:val="0000FF"/>
          <w:sz w:val="20"/>
          <w:szCs w:val="20"/>
          <w:lang w:val="en-GB" w:eastAsia="nl-NL"/>
        </w:rPr>
        <w:t>prediction =TRUE,</w:t>
      </w:r>
    </w:p>
    <w:p w14:paraId="45AB528E" w14:textId="77777777" w:rsidR="00D40E81" w:rsidRPr="00D40E81" w:rsidRDefault="00D40E81" w:rsidP="004B1729">
      <w:pPr>
        <w:pStyle w:val="ListParagraph"/>
        <w:spacing w:after="0"/>
        <w:rPr>
          <w:rStyle w:val="gnkrckgcmrb"/>
          <w:rFonts w:ascii="Lucida Console" w:eastAsia="Times New Roman" w:hAnsi="Lucida Console" w:cs="Courier New"/>
          <w:color w:val="0000FF"/>
          <w:sz w:val="20"/>
          <w:szCs w:val="20"/>
          <w:lang w:eastAsia="nl-NL"/>
        </w:rPr>
      </w:pPr>
      <w:r w:rsidRPr="00D40E81">
        <w:rPr>
          <w:rStyle w:val="gnkrckgcmrb"/>
          <w:rFonts w:ascii="Lucida Console" w:eastAsia="Times New Roman" w:hAnsi="Lucida Console" w:cs="Courier New"/>
          <w:color w:val="0000FF"/>
          <w:sz w:val="20"/>
          <w:szCs w:val="20"/>
          <w:lang w:val="en-GB" w:eastAsia="nl-NL"/>
        </w:rPr>
        <w:t xml:space="preserve">                  </w:t>
      </w:r>
      <w:proofErr w:type="spellStart"/>
      <w:r w:rsidRPr="00D40E81">
        <w:rPr>
          <w:rStyle w:val="gnkrckgcmrb"/>
          <w:rFonts w:ascii="Lucida Console" w:eastAsia="Times New Roman" w:hAnsi="Lucida Console" w:cs="Courier New"/>
          <w:color w:val="0000FF"/>
          <w:sz w:val="20"/>
          <w:szCs w:val="20"/>
          <w:lang w:val="en-GB" w:eastAsia="nl-NL"/>
        </w:rPr>
        <w:t>sm</w:t>
      </w:r>
      <w:proofErr w:type="spellEnd"/>
      <w:r w:rsidRPr="00D40E81">
        <w:rPr>
          <w:rStyle w:val="gnkrckgcmrb"/>
          <w:rFonts w:ascii="Lucida Console" w:eastAsia="Times New Roman" w:hAnsi="Lucida Console" w:cs="Courier New"/>
          <w:color w:val="0000FF"/>
          <w:sz w:val="20"/>
          <w:szCs w:val="20"/>
          <w:lang w:val="en-GB" w:eastAsia="nl-NL"/>
        </w:rPr>
        <w:t xml:space="preserve">="SMD", </w:t>
      </w:r>
      <w:proofErr w:type="spellStart"/>
      <w:r w:rsidRPr="00D40E81">
        <w:rPr>
          <w:rStyle w:val="gnkrckgcmrb"/>
          <w:rFonts w:ascii="Lucida Console" w:eastAsia="Times New Roman" w:hAnsi="Lucida Console" w:cs="Courier New"/>
          <w:color w:val="0000FF"/>
          <w:sz w:val="20"/>
          <w:szCs w:val="20"/>
          <w:lang w:val="en-GB" w:eastAsia="nl-NL"/>
        </w:rPr>
        <w:t>studlab</w:t>
      </w:r>
      <w:proofErr w:type="spellEnd"/>
      <w:r w:rsidRPr="00D40E81">
        <w:rPr>
          <w:rStyle w:val="gnkrckgcmrb"/>
          <w:rFonts w:ascii="Lucida Console" w:eastAsia="Times New Roman" w:hAnsi="Lucida Console" w:cs="Courier New"/>
          <w:color w:val="0000FF"/>
          <w:sz w:val="20"/>
          <w:szCs w:val="20"/>
          <w:lang w:val="en-GB" w:eastAsia="nl-NL"/>
        </w:rPr>
        <w:t xml:space="preserve">=study, </w:t>
      </w:r>
      <w:proofErr w:type="spellStart"/>
      <w:r w:rsidRPr="00D40E81">
        <w:rPr>
          <w:rStyle w:val="gnkrckgcmrb"/>
          <w:rFonts w:ascii="Lucida Console" w:eastAsia="Times New Roman" w:hAnsi="Lucida Console" w:cs="Courier New"/>
          <w:color w:val="0000FF"/>
          <w:sz w:val="20"/>
          <w:szCs w:val="20"/>
          <w:lang w:val="en-GB" w:eastAsia="nl-NL"/>
        </w:rPr>
        <w:t>method.tau</w:t>
      </w:r>
      <w:proofErr w:type="spellEnd"/>
      <w:r w:rsidRPr="00D40E81">
        <w:rPr>
          <w:rStyle w:val="gnkrckgcmrb"/>
          <w:rFonts w:ascii="Lucida Console" w:eastAsia="Times New Roman" w:hAnsi="Lucida Console" w:cs="Courier New"/>
          <w:color w:val="0000FF"/>
          <w:sz w:val="20"/>
          <w:szCs w:val="20"/>
          <w:lang w:val="en-GB" w:eastAsia="nl-NL"/>
        </w:rPr>
        <w:t xml:space="preserve">="EB") </w:t>
      </w:r>
    </w:p>
    <w:p w14:paraId="588ADE76" w14:textId="77777777" w:rsidR="00D40E81" w:rsidRPr="004B1729" w:rsidRDefault="004B1729" w:rsidP="004B1729">
      <w:pPr>
        <w:pStyle w:val="ListParagraph"/>
        <w:ind w:firstLine="696"/>
        <w:rPr>
          <w:rStyle w:val="gnkrckgcmrb"/>
          <w:rFonts w:ascii="Lucida Console" w:eastAsia="Times New Roman" w:hAnsi="Lucida Console" w:cs="Courier New"/>
          <w:color w:val="0000FF"/>
          <w:sz w:val="20"/>
          <w:szCs w:val="20"/>
          <w:lang w:eastAsia="nl-NL"/>
        </w:rPr>
      </w:pPr>
      <w:r w:rsidRPr="004B1729">
        <w:rPr>
          <w:rStyle w:val="gnkrckgcmrb"/>
          <w:rFonts w:ascii="Lucida Console" w:eastAsia="Times New Roman" w:hAnsi="Lucida Console" w:cs="Courier New"/>
          <w:color w:val="0000FF"/>
          <w:sz w:val="20"/>
          <w:szCs w:val="20"/>
          <w:lang w:eastAsia="nl-NL"/>
        </w:rPr>
        <w:t>Res</w:t>
      </w:r>
      <w:r>
        <w:rPr>
          <w:rStyle w:val="gnkrckgcmrb"/>
          <w:rFonts w:ascii="Lucida Console" w:eastAsia="Times New Roman" w:hAnsi="Lucida Console" w:cs="Courier New"/>
          <w:color w:val="0000FF"/>
          <w:sz w:val="20"/>
          <w:szCs w:val="20"/>
          <w:lang w:eastAsia="nl-NL"/>
        </w:rPr>
        <w:t xml:space="preserve">   # to see the results</w:t>
      </w:r>
    </w:p>
    <w:p w14:paraId="62853CA4" w14:textId="77777777" w:rsidR="004B1729" w:rsidRDefault="004B1729" w:rsidP="00D40E81">
      <w:pPr>
        <w:pStyle w:val="ListParagraph"/>
        <w:rPr>
          <w:lang w:val="en-GB"/>
        </w:rPr>
      </w:pPr>
    </w:p>
    <w:p w14:paraId="03A7E855" w14:textId="5B88C491" w:rsidR="009B25BC" w:rsidRDefault="001A29D4" w:rsidP="00D40E81">
      <w:pPr>
        <w:pStyle w:val="ListParagraph"/>
        <w:rPr>
          <w:ins w:id="10" w:author="Michael Belias" w:date="2019-02-20T12:00:00Z"/>
          <w:lang w:val="en-GB"/>
        </w:rPr>
      </w:pPr>
      <w:r w:rsidRPr="00D40E81">
        <w:rPr>
          <w:lang w:val="en-GB"/>
        </w:rPr>
        <w:t xml:space="preserve">Compare the width of the 95% CI for the fixed effect and the random-effects meta-analyses. </w:t>
      </w:r>
    </w:p>
    <w:p w14:paraId="28E9D7A7" w14:textId="45E5130A" w:rsidR="009B25BC" w:rsidRDefault="009B25BC" w:rsidP="00D40E81">
      <w:pPr>
        <w:pStyle w:val="ListParagraph"/>
        <w:rPr>
          <w:ins w:id="11" w:author="Michael Belias" w:date="2019-02-20T12:00:00Z"/>
          <w:lang w:val="en-GB"/>
        </w:rPr>
      </w:pPr>
      <w:ins w:id="12" w:author="Michael Belias" w:date="2019-02-20T12:00:00Z">
        <w:r>
          <w:rPr>
            <w:lang w:val="en-GB"/>
          </w:rPr>
          <w:t xml:space="preserve">The 95% Cis of the fixed effects model is </w:t>
        </w:r>
        <w:r w:rsidRPr="009B25BC">
          <w:rPr>
            <w:lang w:val="en-GB"/>
          </w:rPr>
          <w:t>[-0.6539; -0.2713]</w:t>
        </w:r>
        <w:r>
          <w:rPr>
            <w:lang w:val="en-GB"/>
          </w:rPr>
          <w:t>, while those of the ran</w:t>
        </w:r>
      </w:ins>
      <w:ins w:id="13" w:author="Michael Belias" w:date="2019-02-20T12:01:00Z">
        <w:r>
          <w:rPr>
            <w:lang w:val="en-GB"/>
          </w:rPr>
          <w:t xml:space="preserve">dom effects model is </w:t>
        </w:r>
        <w:r w:rsidRPr="009B25BC">
          <w:rPr>
            <w:lang w:val="en-GB"/>
          </w:rPr>
          <w:t>[-0.8700; -0.1563]</w:t>
        </w:r>
        <w:r>
          <w:rPr>
            <w:lang w:val="en-GB"/>
          </w:rPr>
          <w:t xml:space="preserve">. </w:t>
        </w:r>
      </w:ins>
    </w:p>
    <w:p w14:paraId="3433CF5D" w14:textId="43A3381A" w:rsidR="009B25BC" w:rsidRDefault="001A29D4" w:rsidP="00D40E81">
      <w:pPr>
        <w:pStyle w:val="ListParagraph"/>
        <w:rPr>
          <w:ins w:id="14" w:author="Michael Belias" w:date="2019-02-20T12:02:00Z"/>
          <w:lang w:val="en-GB"/>
        </w:rPr>
      </w:pPr>
      <w:r w:rsidRPr="00D40E81">
        <w:rPr>
          <w:lang w:val="en-GB"/>
        </w:rPr>
        <w:t>Which one is wider?</w:t>
      </w:r>
    </w:p>
    <w:p w14:paraId="67AC1E07" w14:textId="78E7C37C" w:rsidR="009B25BC" w:rsidRDefault="009B25BC" w:rsidP="00D40E81">
      <w:pPr>
        <w:pStyle w:val="ListParagraph"/>
        <w:rPr>
          <w:ins w:id="15" w:author="Michael Belias" w:date="2019-02-20T12:01:00Z"/>
          <w:lang w:val="en-GB"/>
        </w:rPr>
      </w:pPr>
      <w:ins w:id="16" w:author="Michael Belias" w:date="2019-02-20T12:02:00Z">
        <w:r>
          <w:rPr>
            <w:lang w:val="en-GB"/>
          </w:rPr>
          <w:lastRenderedPageBreak/>
          <w:t>The random-effects model C</w:t>
        </w:r>
      </w:ins>
      <w:ins w:id="17" w:author="Michael Belias" w:date="2019-02-20T12:03:00Z">
        <w:r>
          <w:rPr>
            <w:lang w:val="en-GB"/>
          </w:rPr>
          <w:t>I</w:t>
        </w:r>
      </w:ins>
      <w:ins w:id="18" w:author="Michael Belias" w:date="2019-02-20T12:02:00Z">
        <w:r>
          <w:rPr>
            <w:lang w:val="en-GB"/>
          </w:rPr>
          <w:t>s are wider</w:t>
        </w:r>
      </w:ins>
      <w:ins w:id="19" w:author="Michael Belias" w:date="2019-02-20T12:03:00Z">
        <w:r>
          <w:rPr>
            <w:lang w:val="en-GB"/>
          </w:rPr>
          <w:t>.</w:t>
        </w:r>
      </w:ins>
    </w:p>
    <w:p w14:paraId="5BF6C778" w14:textId="77777777" w:rsidR="009B25BC" w:rsidRDefault="009B25BC" w:rsidP="00D40E81">
      <w:pPr>
        <w:pStyle w:val="ListParagraph"/>
        <w:rPr>
          <w:ins w:id="20" w:author="Michael Belias" w:date="2019-02-20T12:00:00Z"/>
          <w:lang w:val="en-GB"/>
        </w:rPr>
      </w:pPr>
    </w:p>
    <w:p w14:paraId="2CCD6E38" w14:textId="457A1E63" w:rsidR="009B25BC" w:rsidRDefault="001A29D4" w:rsidP="00D40E81">
      <w:pPr>
        <w:pStyle w:val="ListParagraph"/>
        <w:rPr>
          <w:ins w:id="21" w:author="Michael Belias" w:date="2019-02-20T12:03:00Z"/>
          <w:lang w:val="en-GB"/>
        </w:rPr>
      </w:pPr>
      <w:del w:id="22" w:author="Michael Belias" w:date="2019-02-20T12:00:00Z">
        <w:r w:rsidRPr="00D40E81" w:rsidDel="009B25BC">
          <w:rPr>
            <w:lang w:val="en-GB"/>
          </w:rPr>
          <w:delText xml:space="preserve"> </w:delText>
        </w:r>
      </w:del>
      <w:r w:rsidRPr="00D40E81">
        <w:rPr>
          <w:lang w:val="en-GB"/>
        </w:rPr>
        <w:t>Why?</w:t>
      </w:r>
      <w:r w:rsidRPr="00D40E81">
        <w:rPr>
          <w:lang w:val="en-GB"/>
        </w:rPr>
        <w:br/>
      </w:r>
    </w:p>
    <w:p w14:paraId="78EC84B8" w14:textId="4A05E29D" w:rsidR="009B25BC" w:rsidRDefault="009B25BC" w:rsidP="009B25BC">
      <w:pPr>
        <w:pStyle w:val="ListParagraph"/>
        <w:rPr>
          <w:ins w:id="23" w:author="Michael Belias" w:date="2019-02-20T12:03:00Z"/>
          <w:lang w:val="en-GB"/>
        </w:rPr>
      </w:pPr>
      <w:ins w:id="24" w:author="Michael Belias" w:date="2019-02-20T12:03:00Z">
        <w:r>
          <w:rPr>
            <w:lang w:val="en-GB"/>
          </w:rPr>
          <w:t>The random-effects model is taking into account the between-study heterogenei</w:t>
        </w:r>
      </w:ins>
      <w:ins w:id="25" w:author="Michael Belias" w:date="2019-02-20T12:04:00Z">
        <w:r>
          <w:rPr>
            <w:lang w:val="en-GB"/>
          </w:rPr>
          <w:t xml:space="preserve">ty. </w:t>
        </w:r>
      </w:ins>
      <w:ins w:id="26" w:author="Michael Belias" w:date="2019-02-20T12:05:00Z">
        <w:r w:rsidRPr="009B25BC">
          <w:rPr>
            <w:lang w:val="en-GB"/>
          </w:rPr>
          <w:t>Under the fixed-effect model the only source of uncertainty is the within-study</w:t>
        </w:r>
      </w:ins>
      <w:ins w:id="27" w:author="Michael Belias" w:date="2019-02-20T12:06:00Z">
        <w:r w:rsidR="0061411A">
          <w:rPr>
            <w:lang w:val="en-GB"/>
          </w:rPr>
          <w:t xml:space="preserve"> </w:t>
        </w:r>
      </w:ins>
      <w:ins w:id="28" w:author="Michael Belias" w:date="2019-02-20T12:05:00Z">
        <w:r>
          <w:rPr>
            <w:lang w:val="en-GB"/>
          </w:rPr>
          <w:t>standard</w:t>
        </w:r>
        <w:r w:rsidRPr="009B25BC">
          <w:rPr>
            <w:lang w:val="en-GB"/>
          </w:rPr>
          <w:t xml:space="preserve"> </w:t>
        </w:r>
      </w:ins>
      <w:ins w:id="29" w:author="Michael Belias" w:date="2019-02-20T12:07:00Z">
        <w:r w:rsidR="0061411A" w:rsidRPr="009B25BC">
          <w:rPr>
            <w:lang w:val="en-GB"/>
          </w:rPr>
          <w:t>error</w:t>
        </w:r>
        <w:r w:rsidR="0061411A">
          <w:rPr>
            <w:lang w:val="en-GB"/>
          </w:rPr>
          <w:t>, while</w:t>
        </w:r>
      </w:ins>
      <w:ins w:id="30" w:author="Michael Belias" w:date="2019-02-20T12:05:00Z">
        <w:r>
          <w:rPr>
            <w:lang w:val="en-GB"/>
          </w:rPr>
          <w:t xml:space="preserve"> under</w:t>
        </w:r>
        <w:r w:rsidRPr="009B25BC">
          <w:rPr>
            <w:lang w:val="en-GB"/>
          </w:rPr>
          <w:t xml:space="preserve"> the random-effects model an additional source (between-studies </w:t>
        </w:r>
      </w:ins>
      <w:ins w:id="31" w:author="Michael Belias" w:date="2019-02-20T12:06:00Z">
        <w:r>
          <w:rPr>
            <w:lang w:val="en-GB"/>
          </w:rPr>
          <w:t>heterogeneity</w:t>
        </w:r>
      </w:ins>
      <w:ins w:id="32" w:author="Michael Belias" w:date="2019-02-20T12:05:00Z">
        <w:r w:rsidRPr="009B25BC">
          <w:rPr>
            <w:lang w:val="en-GB"/>
          </w:rPr>
          <w:t>)</w:t>
        </w:r>
      </w:ins>
      <w:ins w:id="33" w:author="Michael Belias" w:date="2019-02-20T12:06:00Z">
        <w:r>
          <w:rPr>
            <w:lang w:val="en-GB"/>
          </w:rPr>
          <w:t xml:space="preserve"> is added to the previous </w:t>
        </w:r>
        <w:r w:rsidRPr="009B25BC">
          <w:rPr>
            <w:lang w:val="en-GB"/>
          </w:rPr>
          <w:t>source of uncertainty</w:t>
        </w:r>
        <w:r>
          <w:rPr>
            <w:lang w:val="en-GB"/>
          </w:rPr>
          <w:t xml:space="preserve">. </w:t>
        </w:r>
        <w:r w:rsidR="0061411A">
          <w:rPr>
            <w:lang w:val="en-GB"/>
          </w:rPr>
          <w:t xml:space="preserve"> Therefore, we are less “confident” over our pooled estimate, and </w:t>
        </w:r>
      </w:ins>
      <w:ins w:id="34" w:author="Michael Belias" w:date="2019-02-20T12:07:00Z">
        <w:r w:rsidR="0061411A">
          <w:rPr>
            <w:lang w:val="en-GB"/>
          </w:rPr>
          <w:t>as a consequence we the intervals were the true treatment effect lies with a probability of 95% are wider.</w:t>
        </w:r>
      </w:ins>
    </w:p>
    <w:p w14:paraId="7EDD6AA5" w14:textId="77777777" w:rsidR="009B25BC" w:rsidRDefault="009B25BC" w:rsidP="00D40E81">
      <w:pPr>
        <w:pStyle w:val="ListParagraph"/>
        <w:rPr>
          <w:ins w:id="35" w:author="Michael Belias" w:date="2019-02-20T12:03:00Z"/>
          <w:lang w:val="en-GB"/>
        </w:rPr>
      </w:pPr>
    </w:p>
    <w:p w14:paraId="394C76E6" w14:textId="77777777" w:rsidR="009B25BC" w:rsidRDefault="009B25BC" w:rsidP="00D40E81">
      <w:pPr>
        <w:pStyle w:val="ListParagraph"/>
        <w:rPr>
          <w:ins w:id="36" w:author="Michael Belias" w:date="2019-02-20T12:03:00Z"/>
          <w:lang w:val="en-GB"/>
        </w:rPr>
      </w:pPr>
    </w:p>
    <w:p w14:paraId="2C744F5F" w14:textId="3A9BDD93" w:rsidR="001A29D4" w:rsidRDefault="001A29D4" w:rsidP="00D40E81">
      <w:pPr>
        <w:pStyle w:val="ListParagraph"/>
        <w:rPr>
          <w:ins w:id="37" w:author="Michael Belias" w:date="2019-02-20T12:08:00Z"/>
          <w:lang w:val="en-GB"/>
        </w:rPr>
      </w:pPr>
      <w:r w:rsidRPr="00D40E81">
        <w:rPr>
          <w:lang w:val="en-GB"/>
        </w:rPr>
        <w:br/>
        <w:t>Also check the weights. What happened to the weights if you compare the fixed and the random effects weights?</w:t>
      </w:r>
    </w:p>
    <w:p w14:paraId="52356074" w14:textId="32AE8575" w:rsidR="00D12F90" w:rsidRDefault="004750FD" w:rsidP="00D40E81">
      <w:pPr>
        <w:pStyle w:val="ListParagraph"/>
        <w:rPr>
          <w:lang w:val="en-GB"/>
        </w:rPr>
      </w:pPr>
      <w:ins w:id="38" w:author="Michael Belias" w:date="2019-02-20T12:08:00Z">
        <w:r>
          <w:rPr>
            <w:lang w:val="en-GB"/>
          </w:rPr>
          <w:t xml:space="preserve">The weights of the “more” precise (larger) studies of Johansson, </w:t>
        </w:r>
        <w:proofErr w:type="spellStart"/>
        <w:r>
          <w:rPr>
            <w:lang w:val="en-GB"/>
          </w:rPr>
          <w:t>Jorissen</w:t>
        </w:r>
        <w:proofErr w:type="spellEnd"/>
        <w:r>
          <w:rPr>
            <w:lang w:val="en-GB"/>
          </w:rPr>
          <w:t xml:space="preserve"> and </w:t>
        </w:r>
        <w:proofErr w:type="spellStart"/>
        <w:r>
          <w:rPr>
            <w:lang w:val="en-GB"/>
          </w:rPr>
          <w:t>Vickona</w:t>
        </w:r>
        <w:proofErr w:type="spellEnd"/>
        <w:r>
          <w:rPr>
            <w:lang w:val="en-GB"/>
          </w:rPr>
          <w:t xml:space="preserve"> are </w:t>
        </w:r>
      </w:ins>
      <w:ins w:id="39" w:author="Michael Belias" w:date="2019-02-20T12:09:00Z">
        <w:r>
          <w:rPr>
            <w:lang w:val="en-GB"/>
          </w:rPr>
          <w:t>lower in the random-effects model</w:t>
        </w:r>
      </w:ins>
      <w:ins w:id="40" w:author="Michael Belias" w:date="2019-02-20T12:13:00Z">
        <w:r w:rsidR="00B07B7C">
          <w:rPr>
            <w:lang w:val="en-GB"/>
          </w:rPr>
          <w:t xml:space="preserve"> than in the fixed-effect model</w:t>
        </w:r>
      </w:ins>
      <w:ins w:id="41" w:author="Michael Belias" w:date="2019-02-20T12:09:00Z">
        <w:r>
          <w:rPr>
            <w:lang w:val="en-GB"/>
          </w:rPr>
          <w:t>, while the smaller studies</w:t>
        </w:r>
      </w:ins>
      <w:ins w:id="42" w:author="Michael Belias" w:date="2019-02-20T12:11:00Z">
        <w:r w:rsidR="00DD3D94">
          <w:rPr>
            <w:lang w:val="en-GB"/>
          </w:rPr>
          <w:t xml:space="preserve"> weights</w:t>
        </w:r>
      </w:ins>
      <w:ins w:id="43" w:author="Michael Belias" w:date="2019-02-20T12:09:00Z">
        <w:r>
          <w:rPr>
            <w:lang w:val="en-GB"/>
          </w:rPr>
          <w:t xml:space="preserve"> are increased. </w:t>
        </w:r>
      </w:ins>
    </w:p>
    <w:p w14:paraId="0515C9A8" w14:textId="77777777" w:rsidR="001A29D4" w:rsidRPr="00D40E81" w:rsidRDefault="001A29D4" w:rsidP="001A29D4">
      <w:pPr>
        <w:rPr>
          <w:lang w:val="en-GB"/>
        </w:rPr>
      </w:pPr>
    </w:p>
    <w:p w14:paraId="2FE5D2DA" w14:textId="3ECB86AE" w:rsidR="002C38C1" w:rsidRDefault="00692345" w:rsidP="002C38C1">
      <w:pPr>
        <w:pStyle w:val="ListParagraph"/>
        <w:numPr>
          <w:ilvl w:val="0"/>
          <w:numId w:val="8"/>
        </w:numPr>
        <w:rPr>
          <w:ins w:id="44" w:author="Michael Belias" w:date="2019-02-20T12:15:00Z"/>
          <w:lang w:val="en-GB"/>
        </w:rPr>
      </w:pPr>
      <w:r w:rsidRPr="00D40E81">
        <w:rPr>
          <w:lang w:val="en-GB"/>
        </w:rPr>
        <w:t xml:space="preserve">By default, most meta-analysis programs assume that the number of studies in the meta-analysis is large. In that situation, the 95% CI can be calculated using the normal (z-) distribution, i.e. as    </w:t>
      </w:r>
      <w:r w:rsidRPr="00D40E81">
        <w:rPr>
          <w:lang w:val="en-GB"/>
        </w:rPr>
        <w:br/>
        <w:t xml:space="preserve">                    </w:t>
      </w:r>
      <w:r w:rsidRPr="00D40E81">
        <w:rPr>
          <w:i/>
          <w:lang w:val="en-GB"/>
        </w:rPr>
        <w:t>pooled estimate ± 1.96 x SE</w:t>
      </w:r>
      <w:r w:rsidRPr="00D40E81">
        <w:rPr>
          <w:i/>
          <w:lang w:val="en-GB"/>
        </w:rPr>
        <w:br/>
      </w:r>
      <w:r w:rsidR="00D40E81" w:rsidRPr="00D40E81">
        <w:rPr>
          <w:lang w:val="en-GB"/>
        </w:rPr>
        <w:br/>
      </w:r>
      <w:r w:rsidRPr="00D40E81">
        <w:rPr>
          <w:lang w:val="en-GB"/>
        </w:rPr>
        <w:t xml:space="preserve">Also in meta this is the default approach, so the 95% CI that </w:t>
      </w:r>
      <w:r w:rsidR="002C38C1" w:rsidRPr="00D40E81">
        <w:rPr>
          <w:lang w:val="en-GB"/>
        </w:rPr>
        <w:t xml:space="preserve">is calculated by meta (and also by </w:t>
      </w:r>
      <w:proofErr w:type="spellStart"/>
      <w:r w:rsidR="002C38C1" w:rsidRPr="00D40E81">
        <w:rPr>
          <w:lang w:val="en-GB"/>
        </w:rPr>
        <w:t>RevMan</w:t>
      </w:r>
      <w:proofErr w:type="spellEnd"/>
      <w:r w:rsidR="002C38C1" w:rsidRPr="00D40E81">
        <w:rPr>
          <w:lang w:val="en-GB"/>
        </w:rPr>
        <w:t>) is</w:t>
      </w:r>
      <w:r w:rsidRPr="00D40E81">
        <w:rPr>
          <w:lang w:val="en-GB"/>
        </w:rPr>
        <w:t xml:space="preserve"> based on this z-distribution.</w:t>
      </w:r>
      <w:r w:rsidR="002C38C1" w:rsidRPr="00D40E81">
        <w:rPr>
          <w:lang w:val="en-GB"/>
        </w:rPr>
        <w:t xml:space="preserve"> This is based on the assumption that we have a precise estimate of the standard error for the calculation of the confidence interval.</w:t>
      </w:r>
      <w:r w:rsidR="002C38C1" w:rsidRPr="00D40E81">
        <w:rPr>
          <w:lang w:val="en-GB"/>
        </w:rPr>
        <w:br/>
      </w:r>
      <w:r w:rsidR="002C38C1" w:rsidRPr="00D40E81">
        <w:rPr>
          <w:lang w:val="en-GB"/>
        </w:rPr>
        <w:br/>
      </w:r>
      <w:r w:rsidR="00D40E81" w:rsidRPr="00D40E81">
        <w:rPr>
          <w:lang w:val="en-GB"/>
        </w:rPr>
        <w:t>R</w:t>
      </w:r>
      <w:r w:rsidR="002C38C1" w:rsidRPr="00D40E81">
        <w:rPr>
          <w:lang w:val="en-GB"/>
        </w:rPr>
        <w:t>eport the pooled estimate and the 95% CI for the SMD between the steroids and placebo</w:t>
      </w:r>
      <w:r w:rsidR="00D40E81" w:rsidRPr="00D40E81">
        <w:rPr>
          <w:lang w:val="en-GB"/>
        </w:rPr>
        <w:t>, using the random-effects meta-analysis</w:t>
      </w:r>
      <w:r w:rsidR="002C38C1" w:rsidRPr="00D40E81">
        <w:rPr>
          <w:lang w:val="en-GB"/>
        </w:rPr>
        <w:t>.</w:t>
      </w:r>
    </w:p>
    <w:p w14:paraId="20FA9B47" w14:textId="4923B302" w:rsidR="00D72CFB" w:rsidRDefault="00D72CFB" w:rsidP="00D72CFB">
      <w:pPr>
        <w:pStyle w:val="ListParagraph"/>
        <w:rPr>
          <w:ins w:id="45" w:author="Michael Belias" w:date="2019-02-20T12:15:00Z"/>
          <w:lang w:val="en-GB"/>
        </w:rPr>
      </w:pPr>
    </w:p>
    <w:p w14:paraId="799720C0" w14:textId="0E45EC4E" w:rsidR="00D72CFB" w:rsidRPr="00D72CFB" w:rsidRDefault="00D72CFB" w:rsidP="00D72CFB">
      <w:pPr>
        <w:pStyle w:val="ListParagraph"/>
        <w:rPr>
          <w:lang w:val="en-GB"/>
        </w:rPr>
      </w:pPr>
      <w:ins w:id="46" w:author="Michael Belias" w:date="2019-02-20T12:15:00Z">
        <w:r>
          <w:rPr>
            <w:lang w:val="en-GB"/>
          </w:rPr>
          <w:t xml:space="preserve">The </w:t>
        </w:r>
        <w:proofErr w:type="spellStart"/>
        <w:r>
          <w:rPr>
            <w:lang w:val="en-GB"/>
          </w:rPr>
          <w:t>SMD</w:t>
        </w:r>
        <w:r>
          <w:rPr>
            <w:vertAlign w:val="subscript"/>
            <w:lang w:val="en-GB"/>
          </w:rPr>
          <w:t>pooled</w:t>
        </w:r>
        <w:proofErr w:type="spellEnd"/>
        <w:r>
          <w:rPr>
            <w:lang w:val="en-GB"/>
          </w:rPr>
          <w:t xml:space="preserve"> = -0.51 in the random effects model</w:t>
        </w:r>
      </w:ins>
      <w:ins w:id="47" w:author="Michael Belias" w:date="2019-02-20T12:16:00Z">
        <w:r>
          <w:rPr>
            <w:lang w:val="en-GB"/>
          </w:rPr>
          <w:t>, with a CI of [-0.87, -0.16]</w:t>
        </w:r>
        <w:r w:rsidR="00F408CB">
          <w:rPr>
            <w:lang w:val="en-GB"/>
          </w:rPr>
          <w:t>.</w:t>
        </w:r>
      </w:ins>
    </w:p>
    <w:p w14:paraId="2F47BB2C" w14:textId="77777777" w:rsidR="002C38C1" w:rsidRPr="00D40E81" w:rsidRDefault="002C38C1" w:rsidP="00692345">
      <w:pPr>
        <w:pStyle w:val="ListParagraph"/>
        <w:rPr>
          <w:i/>
          <w:lang w:val="en-GB"/>
        </w:rPr>
      </w:pPr>
    </w:p>
    <w:p w14:paraId="6DE444A6" w14:textId="77777777" w:rsidR="00692345" w:rsidRPr="00D40E81" w:rsidRDefault="000F031B" w:rsidP="00692345">
      <w:pPr>
        <w:pStyle w:val="ListParagraph"/>
        <w:numPr>
          <w:ilvl w:val="0"/>
          <w:numId w:val="8"/>
        </w:numPr>
        <w:rPr>
          <w:i/>
          <w:lang w:val="en-GB"/>
        </w:rPr>
      </w:pPr>
      <w:r w:rsidRPr="00D40E81">
        <w:rPr>
          <w:lang w:val="en-GB"/>
        </w:rPr>
        <w:t>O</w:t>
      </w:r>
      <w:r w:rsidR="00692345" w:rsidRPr="00D40E81">
        <w:rPr>
          <w:lang w:val="en-GB"/>
        </w:rPr>
        <w:t xml:space="preserve">ften the number of </w:t>
      </w:r>
      <w:r w:rsidR="002C38C1" w:rsidRPr="00D40E81">
        <w:rPr>
          <w:lang w:val="en-GB"/>
        </w:rPr>
        <w:t>studies</w:t>
      </w:r>
      <w:r w:rsidR="00D40E81" w:rsidRPr="00D40E81">
        <w:rPr>
          <w:lang w:val="en-GB"/>
        </w:rPr>
        <w:t xml:space="preserve"> in a meta-analysis</w:t>
      </w:r>
      <w:r w:rsidR="002C38C1" w:rsidRPr="00D40E81">
        <w:rPr>
          <w:lang w:val="en-GB"/>
        </w:rPr>
        <w:t xml:space="preserve"> is small, like in our example, where we have </w:t>
      </w:r>
      <w:r w:rsidR="00D40E81" w:rsidRPr="00D40E81">
        <w:rPr>
          <w:lang w:val="en-GB"/>
        </w:rPr>
        <w:t xml:space="preserve">only </w:t>
      </w:r>
      <w:r w:rsidR="002C38C1" w:rsidRPr="00D40E81">
        <w:rPr>
          <w:lang w:val="en-GB"/>
        </w:rPr>
        <w:t xml:space="preserve">7 studies. In that situation the SE </w:t>
      </w:r>
      <w:r w:rsidRPr="00D40E81">
        <w:rPr>
          <w:lang w:val="en-GB"/>
        </w:rPr>
        <w:t xml:space="preserve">that is needed to calculate the confidence interval </w:t>
      </w:r>
      <w:r w:rsidR="002C38C1" w:rsidRPr="00D40E81">
        <w:rPr>
          <w:lang w:val="en-GB"/>
        </w:rPr>
        <w:t xml:space="preserve">cannot be estimated very precise. </w:t>
      </w:r>
      <w:r w:rsidRPr="00D40E81">
        <w:rPr>
          <w:lang w:val="en-GB"/>
        </w:rPr>
        <w:t>T</w:t>
      </w:r>
      <w:r w:rsidR="002C38C1" w:rsidRPr="00D40E81">
        <w:rPr>
          <w:lang w:val="en-GB"/>
        </w:rPr>
        <w:t xml:space="preserve">he use of the factor </w:t>
      </w:r>
      <w:proofErr w:type="gramStart"/>
      <w:r w:rsidR="002C38C1" w:rsidRPr="00D40E81">
        <w:rPr>
          <w:lang w:val="en-GB"/>
        </w:rPr>
        <w:t>1.96  to</w:t>
      </w:r>
      <w:proofErr w:type="gramEnd"/>
      <w:r w:rsidR="002C38C1" w:rsidRPr="00D40E81">
        <w:rPr>
          <w:lang w:val="en-GB"/>
        </w:rPr>
        <w:t xml:space="preserve"> calculate the 95% CI will result in confidence intervals that are too optimistic</w:t>
      </w:r>
      <w:r w:rsidRPr="00D40E81">
        <w:rPr>
          <w:lang w:val="en-GB"/>
        </w:rPr>
        <w:t>, i.e</w:t>
      </w:r>
      <w:r w:rsidR="002C38C1" w:rsidRPr="00D40E81">
        <w:rPr>
          <w:lang w:val="en-GB"/>
        </w:rPr>
        <w:t>.</w:t>
      </w:r>
      <w:r w:rsidRPr="00D40E81">
        <w:rPr>
          <w:lang w:val="en-GB"/>
        </w:rPr>
        <w:t xml:space="preserve"> too narrow.</w:t>
      </w:r>
      <w:r w:rsidR="002C38C1" w:rsidRPr="00D40E81">
        <w:rPr>
          <w:lang w:val="en-GB"/>
        </w:rPr>
        <w:t xml:space="preserve"> </w:t>
      </w:r>
      <w:r w:rsidR="002C38C1" w:rsidRPr="00D40E81">
        <w:rPr>
          <w:lang w:val="en-GB"/>
        </w:rPr>
        <w:br/>
      </w:r>
      <w:r w:rsidR="00D40E81" w:rsidRPr="00D40E81">
        <w:rPr>
          <w:lang w:val="en-GB"/>
        </w:rPr>
        <w:br/>
      </w:r>
      <w:r w:rsidR="002C38C1" w:rsidRPr="00D40E81">
        <w:rPr>
          <w:lang w:val="en-GB"/>
        </w:rPr>
        <w:t xml:space="preserve">A better approach is to use the Hartung-Knapp </w:t>
      </w:r>
      <w:proofErr w:type="gramStart"/>
      <w:r w:rsidR="002C38C1" w:rsidRPr="00D40E81">
        <w:rPr>
          <w:lang w:val="en-GB"/>
        </w:rPr>
        <w:t>( or</w:t>
      </w:r>
      <w:proofErr w:type="gramEnd"/>
      <w:r w:rsidR="002C38C1" w:rsidRPr="00D40E81">
        <w:rPr>
          <w:lang w:val="en-GB"/>
        </w:rPr>
        <w:t>: HKSJ) method</w:t>
      </w:r>
      <w:r w:rsidRPr="00D40E81">
        <w:rPr>
          <w:lang w:val="en-GB"/>
        </w:rPr>
        <w:t xml:space="preserve"> to calculate the confidence intervals. This method</w:t>
      </w:r>
      <w:r w:rsidR="002C38C1" w:rsidRPr="00D40E81">
        <w:rPr>
          <w:lang w:val="en-GB"/>
        </w:rPr>
        <w:t xml:space="preserve"> is based on the t-distribution</w:t>
      </w:r>
      <w:r w:rsidR="00D40E81" w:rsidRPr="00D40E81">
        <w:rPr>
          <w:lang w:val="en-GB"/>
        </w:rPr>
        <w:t>,</w:t>
      </w:r>
      <w:r w:rsidR="002C38C1" w:rsidRPr="00D40E81">
        <w:rPr>
          <w:lang w:val="en-GB"/>
        </w:rPr>
        <w:t xml:space="preserve"> with as degrees of freedom the number of studies – 1</w:t>
      </w:r>
      <w:r w:rsidR="00D40E81" w:rsidRPr="00D40E81">
        <w:rPr>
          <w:lang w:val="en-GB"/>
        </w:rPr>
        <w:t>, instead of the normal distribution</w:t>
      </w:r>
      <w:r w:rsidR="002C38C1" w:rsidRPr="00D40E81">
        <w:rPr>
          <w:lang w:val="en-GB"/>
        </w:rPr>
        <w:t>. If the number of studies is large (&gt;30) the t-value will be around 2, and very similar to the z-value 1.96, but for a lower number of studies, the t-value will be larger</w:t>
      </w:r>
      <w:r w:rsidR="00D40E81" w:rsidRPr="00D40E81">
        <w:rPr>
          <w:lang w:val="en-GB"/>
        </w:rPr>
        <w:t xml:space="preserve"> than 2</w:t>
      </w:r>
      <w:r w:rsidR="002C38C1" w:rsidRPr="00D40E81">
        <w:rPr>
          <w:lang w:val="en-GB"/>
        </w:rPr>
        <w:t>, which results in a wider 95% CI.</w:t>
      </w:r>
      <w:r w:rsidR="00667CA0" w:rsidRPr="00D40E81">
        <w:rPr>
          <w:lang w:val="en-GB"/>
        </w:rPr>
        <w:t xml:space="preserve"> </w:t>
      </w:r>
      <w:r w:rsidR="00667CA0" w:rsidRPr="00D40E81">
        <w:rPr>
          <w:lang w:val="en-GB"/>
        </w:rPr>
        <w:br/>
        <w:t>(Note that the HKSJ method is a bit more complex than we state here).</w:t>
      </w:r>
    </w:p>
    <w:p w14:paraId="73BB7A0D" w14:textId="77777777" w:rsidR="00F408CB" w:rsidRDefault="002C38C1" w:rsidP="002C38C1">
      <w:pPr>
        <w:pStyle w:val="ListParagraph"/>
        <w:rPr>
          <w:ins w:id="48" w:author="Michael Belias" w:date="2019-02-20T12:17:00Z"/>
          <w:lang w:val="en-GB"/>
        </w:rPr>
      </w:pPr>
      <w:r w:rsidRPr="00D40E81">
        <w:rPr>
          <w:b/>
          <w:lang w:val="en-GB"/>
        </w:rPr>
        <w:lastRenderedPageBreak/>
        <w:br/>
      </w:r>
      <w:r w:rsidRPr="00D40E81">
        <w:rPr>
          <w:lang w:val="en-GB"/>
        </w:rPr>
        <w:t xml:space="preserve">Report the pooled estimate and the 95% CI for the </w:t>
      </w:r>
      <w:proofErr w:type="gramStart"/>
      <w:r w:rsidRPr="00D40E81">
        <w:rPr>
          <w:lang w:val="en-GB"/>
        </w:rPr>
        <w:t>SMD ,</w:t>
      </w:r>
      <w:proofErr w:type="gramEnd"/>
      <w:r w:rsidRPr="00D40E81">
        <w:rPr>
          <w:lang w:val="en-GB"/>
        </w:rPr>
        <w:t xml:space="preserve"> based on the Hartung-Knapp approach (</w:t>
      </w:r>
      <w:proofErr w:type="spellStart"/>
      <w:r w:rsidRPr="00D40E81">
        <w:rPr>
          <w:lang w:val="en-GB"/>
        </w:rPr>
        <w:t>hakn</w:t>
      </w:r>
      <w:proofErr w:type="spellEnd"/>
      <w:r w:rsidRPr="00D40E81">
        <w:rPr>
          <w:lang w:val="en-GB"/>
        </w:rPr>
        <w:t>=TRUE).</w:t>
      </w:r>
      <w:r w:rsidR="001A29D4" w:rsidRPr="00D40E81">
        <w:rPr>
          <w:lang w:val="en-GB"/>
        </w:rPr>
        <w:t xml:space="preserve"> Compare the width of </w:t>
      </w:r>
      <w:r w:rsidR="000F031B" w:rsidRPr="00D40E81">
        <w:rPr>
          <w:lang w:val="en-GB"/>
        </w:rPr>
        <w:t>this</w:t>
      </w:r>
      <w:r w:rsidR="001A29D4" w:rsidRPr="00D40E81">
        <w:rPr>
          <w:lang w:val="en-GB"/>
        </w:rPr>
        <w:t xml:space="preserve"> confidence interval with the previous result.</w:t>
      </w:r>
      <w:r w:rsidR="000F031B" w:rsidRPr="00D40E81">
        <w:rPr>
          <w:lang w:val="en-GB"/>
        </w:rPr>
        <w:t xml:space="preserve">  </w:t>
      </w:r>
    </w:p>
    <w:p w14:paraId="71653128" w14:textId="77777777" w:rsidR="00F408CB" w:rsidRDefault="00F408CB" w:rsidP="002C38C1">
      <w:pPr>
        <w:pStyle w:val="ListParagraph"/>
        <w:rPr>
          <w:ins w:id="49" w:author="Michael Belias" w:date="2019-02-20T12:17:00Z"/>
          <w:lang w:val="en-GB"/>
        </w:rPr>
      </w:pPr>
    </w:p>
    <w:p w14:paraId="09808EEB" w14:textId="232308B4" w:rsidR="00F408CB" w:rsidRPr="00D72CFB" w:rsidRDefault="00F408CB" w:rsidP="00F408CB">
      <w:pPr>
        <w:pStyle w:val="ListParagraph"/>
        <w:rPr>
          <w:ins w:id="50" w:author="Michael Belias" w:date="2019-02-20T12:17:00Z"/>
          <w:lang w:val="en-GB"/>
        </w:rPr>
      </w:pPr>
      <w:ins w:id="51" w:author="Michael Belias" w:date="2019-02-20T12:17:00Z">
        <w:r>
          <w:rPr>
            <w:lang w:val="en-GB"/>
          </w:rPr>
          <w:t>The</w:t>
        </w:r>
      </w:ins>
      <w:ins w:id="52" w:author="Michael Belias" w:date="2019-02-20T12:19:00Z">
        <w:r w:rsidRPr="00F408CB">
          <w:rPr>
            <w:lang w:val="en-GB"/>
          </w:rPr>
          <w:t xml:space="preserve"> </w:t>
        </w:r>
        <w:r>
          <w:rPr>
            <w:lang w:val="en-GB"/>
          </w:rPr>
          <w:t xml:space="preserve">random effects pooled estimate with the </w:t>
        </w:r>
        <w:r w:rsidRPr="00D40E81">
          <w:rPr>
            <w:lang w:val="en-GB"/>
          </w:rPr>
          <w:t>Hartung-Knapp approach</w:t>
        </w:r>
        <w:r>
          <w:rPr>
            <w:lang w:val="en-GB"/>
          </w:rPr>
          <w:t xml:space="preserve"> didn’t change</w:t>
        </w:r>
      </w:ins>
      <w:ins w:id="53" w:author="Michael Belias" w:date="2019-02-20T12:17:00Z">
        <w:r>
          <w:rPr>
            <w:lang w:val="en-GB"/>
          </w:rPr>
          <w:t xml:space="preserve"> </w:t>
        </w:r>
      </w:ins>
      <w:ins w:id="54" w:author="Michael Belias" w:date="2019-02-20T12:19:00Z">
        <w:r>
          <w:rPr>
            <w:lang w:val="en-GB"/>
          </w:rPr>
          <w:t>(</w:t>
        </w:r>
      </w:ins>
      <w:proofErr w:type="spellStart"/>
      <w:ins w:id="55" w:author="Michael Belias" w:date="2019-02-20T12:17:00Z">
        <w:r>
          <w:rPr>
            <w:lang w:val="en-GB"/>
          </w:rPr>
          <w:t>SMD</w:t>
        </w:r>
        <w:r>
          <w:rPr>
            <w:vertAlign w:val="subscript"/>
            <w:lang w:val="en-GB"/>
          </w:rPr>
          <w:t>pooled</w:t>
        </w:r>
        <w:proofErr w:type="spellEnd"/>
        <w:r>
          <w:rPr>
            <w:lang w:val="en-GB"/>
          </w:rPr>
          <w:t xml:space="preserve"> = -0.51</w:t>
        </w:r>
      </w:ins>
      <w:ins w:id="56" w:author="Michael Belias" w:date="2019-02-20T12:19:00Z">
        <w:r>
          <w:rPr>
            <w:lang w:val="en-GB"/>
          </w:rPr>
          <w:t>)</w:t>
        </w:r>
      </w:ins>
      <w:ins w:id="57" w:author="Michael Belias" w:date="2019-02-20T12:20:00Z">
        <w:r>
          <w:rPr>
            <w:lang w:val="en-GB"/>
          </w:rPr>
          <w:t xml:space="preserve">, while the </w:t>
        </w:r>
      </w:ins>
      <w:ins w:id="58" w:author="Michael Belias" w:date="2019-02-20T12:17:00Z">
        <w:r>
          <w:rPr>
            <w:lang w:val="en-GB"/>
          </w:rPr>
          <w:t>Ci</w:t>
        </w:r>
      </w:ins>
      <w:ins w:id="59" w:author="Michael Belias" w:date="2019-02-20T12:20:00Z">
        <w:r>
          <w:rPr>
            <w:lang w:val="en-GB"/>
          </w:rPr>
          <w:t xml:space="preserve">s became wider </w:t>
        </w:r>
      </w:ins>
      <w:ins w:id="60" w:author="Michael Belias" w:date="2019-02-20T12:18:00Z">
        <w:r w:rsidRPr="00F408CB">
          <w:rPr>
            <w:lang w:val="en-GB"/>
          </w:rPr>
          <w:t>[-0.9587; -0.0676]</w:t>
        </w:r>
      </w:ins>
      <w:ins w:id="61" w:author="Michael Belias" w:date="2019-02-20T12:20:00Z">
        <w:r w:rsidR="00806695">
          <w:rPr>
            <w:lang w:val="en-GB"/>
          </w:rPr>
          <w:t>.</w:t>
        </w:r>
      </w:ins>
    </w:p>
    <w:p w14:paraId="0E66C86D" w14:textId="77777777" w:rsidR="00F408CB" w:rsidRDefault="00F408CB" w:rsidP="002C38C1">
      <w:pPr>
        <w:pStyle w:val="ListParagraph"/>
        <w:rPr>
          <w:lang w:val="en-GB"/>
        </w:rPr>
      </w:pPr>
    </w:p>
    <w:p w14:paraId="2158C266" w14:textId="77777777" w:rsidR="00C900B8" w:rsidRDefault="000F031B" w:rsidP="002C38C1">
      <w:pPr>
        <w:pStyle w:val="ListParagraph"/>
        <w:rPr>
          <w:ins w:id="62" w:author="Michael Belias" w:date="2019-02-20T12:24:00Z"/>
          <w:lang w:val="en-GB"/>
        </w:rPr>
      </w:pPr>
      <w:r w:rsidRPr="00D40E81">
        <w:rPr>
          <w:lang w:val="en-GB"/>
        </w:rPr>
        <w:t xml:space="preserve">Do you know which t-value has been used? </w:t>
      </w:r>
    </w:p>
    <w:p w14:paraId="125891A8" w14:textId="252B5DE3" w:rsidR="00C900B8" w:rsidRDefault="00870483" w:rsidP="002C38C1">
      <w:pPr>
        <w:pStyle w:val="ListParagraph"/>
        <w:rPr>
          <w:ins w:id="63" w:author="Michael Belias" w:date="2019-02-20T12:24:00Z"/>
          <w:lang w:val="en-GB"/>
        </w:rPr>
      </w:pPr>
      <w:ins w:id="64" w:author="Michael Belias" w:date="2019-02-20T12:26:00Z">
        <w:r>
          <w:rPr>
            <w:lang w:val="en-GB"/>
          </w:rPr>
          <w:t xml:space="preserve">Look at the following t Table. </w:t>
        </w:r>
      </w:ins>
    </w:p>
    <w:p w14:paraId="692A80F3" w14:textId="1C9D3E20" w:rsidR="002C38C1" w:rsidRPr="00D40E81" w:rsidDel="00870483" w:rsidRDefault="000F031B" w:rsidP="002C38C1">
      <w:pPr>
        <w:pStyle w:val="ListParagraph"/>
        <w:rPr>
          <w:del w:id="65" w:author="Michael Belias" w:date="2019-02-20T12:25:00Z"/>
          <w:lang w:val="en-GB"/>
        </w:rPr>
      </w:pPr>
      <w:del w:id="66" w:author="Michael Belias" w:date="2019-02-20T12:25:00Z">
        <w:r w:rsidRPr="00D40E81" w:rsidDel="00870483">
          <w:rPr>
            <w:lang w:val="en-GB"/>
          </w:rPr>
          <w:delText>(you can use a table to find the t-value, or calculate it from the confidence intervals)</w:delText>
        </w:r>
      </w:del>
    </w:p>
    <w:p w14:paraId="1EA1D2CE" w14:textId="53550832" w:rsidR="00667CA0" w:rsidRDefault="00667CA0" w:rsidP="002C38C1">
      <w:pPr>
        <w:pStyle w:val="ListParagraph"/>
        <w:rPr>
          <w:ins w:id="67" w:author="Michael Belias" w:date="2019-02-20T12:24:00Z"/>
          <w:color w:val="365F91" w:themeColor="accent1" w:themeShade="BF"/>
          <w:lang w:val="en-GB"/>
        </w:rPr>
      </w:pPr>
    </w:p>
    <w:p w14:paraId="00284F84" w14:textId="44DF40A1" w:rsidR="00870483" w:rsidRPr="00D40E81" w:rsidRDefault="00870483" w:rsidP="002C38C1">
      <w:pPr>
        <w:pStyle w:val="ListParagraph"/>
        <w:rPr>
          <w:color w:val="365F91" w:themeColor="accent1" w:themeShade="BF"/>
          <w:lang w:val="en-GB"/>
        </w:rPr>
      </w:pPr>
      <w:ins w:id="68" w:author="Michael Belias" w:date="2019-02-20T12:25:00Z">
        <w:r>
          <w:rPr>
            <w:noProof/>
            <w:color w:val="365F91" w:themeColor="accent1" w:themeShade="BF"/>
            <w:lang w:val="en-GB"/>
          </w:rPr>
          <w:drawing>
            <wp:inline distT="0" distB="0" distL="0" distR="0" wp14:anchorId="69C70310" wp14:editId="460B91A5">
              <wp:extent cx="5760720" cy="4389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ins>
    </w:p>
    <w:p w14:paraId="5D66FB3D" w14:textId="77777777" w:rsidR="00870483" w:rsidRDefault="00870483" w:rsidP="0066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8" w:lineRule="atLeast"/>
        <w:ind w:left="720"/>
        <w:rPr>
          <w:ins w:id="69" w:author="Michael Belias" w:date="2019-02-20T12:25:00Z"/>
          <w:rFonts w:ascii="Lucida Console" w:eastAsia="Times New Roman" w:hAnsi="Lucida Console" w:cs="Courier New"/>
          <w:color w:val="FF0000"/>
          <w:sz w:val="20"/>
          <w:szCs w:val="20"/>
          <w:lang w:val="en-GB" w:eastAsia="nl-NL"/>
        </w:rPr>
      </w:pPr>
    </w:p>
    <w:p w14:paraId="5C015B77" w14:textId="5409F25C" w:rsidR="00870483" w:rsidRDefault="00870483" w:rsidP="0066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8" w:lineRule="atLeast"/>
        <w:ind w:left="720"/>
        <w:rPr>
          <w:ins w:id="70" w:author="Michael Belias" w:date="2019-02-20T12:25:00Z"/>
          <w:rFonts w:ascii="Lucida Console" w:eastAsia="Times New Roman" w:hAnsi="Lucida Console" w:cs="Courier New"/>
          <w:color w:val="FF0000"/>
          <w:sz w:val="20"/>
          <w:szCs w:val="20"/>
          <w:lang w:val="en-GB" w:eastAsia="nl-NL"/>
        </w:rPr>
      </w:pPr>
    </w:p>
    <w:p w14:paraId="29E9769D" w14:textId="77777777" w:rsidR="00870483" w:rsidRDefault="00870483" w:rsidP="0066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8" w:lineRule="atLeast"/>
        <w:ind w:left="720"/>
        <w:rPr>
          <w:ins w:id="71" w:author="Michael Belias" w:date="2019-02-20T12:25:00Z"/>
          <w:rFonts w:ascii="Lucida Console" w:eastAsia="Times New Roman" w:hAnsi="Lucida Console" w:cs="Courier New"/>
          <w:color w:val="FF0000"/>
          <w:sz w:val="20"/>
          <w:szCs w:val="20"/>
          <w:lang w:val="en-GB" w:eastAsia="nl-NL"/>
        </w:rPr>
      </w:pPr>
    </w:p>
    <w:p w14:paraId="4D34E98F" w14:textId="77777777" w:rsidR="00870483" w:rsidRDefault="00870483" w:rsidP="0066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8" w:lineRule="atLeast"/>
        <w:ind w:left="720"/>
        <w:rPr>
          <w:ins w:id="72" w:author="Michael Belias" w:date="2019-02-20T12:25:00Z"/>
          <w:rFonts w:ascii="Lucida Console" w:eastAsia="Times New Roman" w:hAnsi="Lucida Console" w:cs="Courier New"/>
          <w:color w:val="FF0000"/>
          <w:sz w:val="20"/>
          <w:szCs w:val="20"/>
          <w:lang w:val="en-GB" w:eastAsia="nl-NL"/>
        </w:rPr>
      </w:pPr>
    </w:p>
    <w:p w14:paraId="4120EB39" w14:textId="0F823CDF" w:rsidR="000F031B" w:rsidRPr="00D40E81" w:rsidDel="00870483" w:rsidRDefault="000F031B" w:rsidP="0066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8" w:lineRule="atLeast"/>
        <w:ind w:left="720"/>
        <w:rPr>
          <w:del w:id="73" w:author="Michael Belias" w:date="2019-02-20T12:26:00Z"/>
          <w:rFonts w:ascii="Lucida Console" w:eastAsia="Times New Roman" w:hAnsi="Lucida Console" w:cs="Courier New"/>
          <w:color w:val="FF0000"/>
          <w:sz w:val="20"/>
          <w:szCs w:val="20"/>
          <w:lang w:val="en-GB" w:eastAsia="nl-NL"/>
        </w:rPr>
      </w:pPr>
      <w:del w:id="74" w:author="Michael Belias" w:date="2019-02-20T12:26:00Z">
        <w:r w:rsidRPr="00D40E81" w:rsidDel="00870483">
          <w:rPr>
            <w:rFonts w:ascii="Lucida Console" w:eastAsia="Times New Roman" w:hAnsi="Lucida Console" w:cs="Courier New"/>
            <w:color w:val="FF0000"/>
            <w:sz w:val="20"/>
            <w:szCs w:val="20"/>
            <w:lang w:val="en-GB" w:eastAsia="nl-NL"/>
          </w:rPr>
          <w:delText>HK : .9587-.5131</w:delText>
        </w:r>
      </w:del>
    </w:p>
    <w:p w14:paraId="26ECC100" w14:textId="6DC744B7" w:rsidR="000F031B" w:rsidRPr="00D40E81" w:rsidDel="00870483" w:rsidRDefault="000F031B" w:rsidP="0066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8" w:lineRule="atLeast"/>
        <w:ind w:left="720"/>
        <w:rPr>
          <w:del w:id="75" w:author="Michael Belias" w:date="2019-02-20T12:26:00Z"/>
          <w:rFonts w:ascii="Lucida Console" w:eastAsia="Times New Roman" w:hAnsi="Lucida Console" w:cs="Courier New"/>
          <w:color w:val="FF0000"/>
          <w:sz w:val="20"/>
          <w:szCs w:val="20"/>
          <w:lang w:val="en-GB" w:eastAsia="nl-NL"/>
        </w:rPr>
      </w:pPr>
      <w:del w:id="76" w:author="Michael Belias" w:date="2019-02-20T12:26:00Z">
        <w:r w:rsidRPr="00D40E81" w:rsidDel="00870483">
          <w:rPr>
            <w:rFonts w:ascii="Lucida Console" w:eastAsia="Times New Roman" w:hAnsi="Lucida Console" w:cs="Courier New"/>
            <w:color w:val="FF0000"/>
            <w:sz w:val="20"/>
            <w:szCs w:val="20"/>
            <w:lang w:val="en-GB" w:eastAsia="nl-NL"/>
          </w:rPr>
          <w:delText>normal distribution half CI .8700-.5131</w:delText>
        </w:r>
      </w:del>
    </w:p>
    <w:p w14:paraId="63B4E7ED" w14:textId="03BD48F1" w:rsidR="000F031B" w:rsidRPr="00D40E81" w:rsidDel="00870483" w:rsidRDefault="000F031B" w:rsidP="0066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8" w:lineRule="atLeast"/>
        <w:ind w:left="720"/>
        <w:rPr>
          <w:del w:id="77" w:author="Michael Belias" w:date="2019-02-20T12:26:00Z"/>
          <w:rFonts w:ascii="Lucida Console" w:eastAsia="Times New Roman" w:hAnsi="Lucida Console" w:cs="Courier New"/>
          <w:color w:val="FF0000"/>
          <w:sz w:val="20"/>
          <w:szCs w:val="20"/>
          <w:lang w:val="en-GB" w:eastAsia="nl-NL"/>
        </w:rPr>
      </w:pPr>
      <w:del w:id="78" w:author="Michael Belias" w:date="2019-02-20T12:26:00Z">
        <w:r w:rsidRPr="00D40E81" w:rsidDel="00870483">
          <w:rPr>
            <w:rFonts w:ascii="Lucida Console" w:eastAsia="Times New Roman" w:hAnsi="Lucida Console" w:cs="Courier New"/>
            <w:color w:val="FF0000"/>
            <w:sz w:val="20"/>
            <w:szCs w:val="20"/>
            <w:lang w:val="en-GB" w:eastAsia="nl-NL"/>
          </w:rPr>
          <w:delText>SE : (.8700-.5131)/1.96</w:delText>
        </w:r>
      </w:del>
    </w:p>
    <w:p w14:paraId="2E326184" w14:textId="225E5EA7" w:rsidR="000F031B" w:rsidRPr="00D40E81" w:rsidDel="00870483" w:rsidRDefault="000F031B" w:rsidP="0066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8" w:lineRule="atLeast"/>
        <w:ind w:left="720"/>
        <w:rPr>
          <w:del w:id="79" w:author="Michael Belias" w:date="2019-02-20T12:26:00Z"/>
          <w:rFonts w:ascii="Lucida Console" w:eastAsia="Times New Roman" w:hAnsi="Lucida Console" w:cs="Courier New"/>
          <w:color w:val="FF0000"/>
          <w:sz w:val="20"/>
          <w:szCs w:val="20"/>
          <w:lang w:val="en-GB" w:eastAsia="nl-NL"/>
        </w:rPr>
      </w:pPr>
      <w:del w:id="80" w:author="Michael Belias" w:date="2019-02-20T12:26:00Z">
        <w:r w:rsidRPr="00D40E81" w:rsidDel="00870483">
          <w:rPr>
            <w:rFonts w:ascii="Lucida Console" w:eastAsia="Times New Roman" w:hAnsi="Lucida Console" w:cs="Courier New"/>
            <w:color w:val="FF0000"/>
            <w:sz w:val="20"/>
            <w:szCs w:val="20"/>
            <w:lang w:val="en-GB" w:eastAsia="nl-NL"/>
          </w:rPr>
          <w:delText>0.1820918</w:delText>
        </w:r>
      </w:del>
    </w:p>
    <w:p w14:paraId="5DD3C670" w14:textId="601960FA" w:rsidR="000F031B" w:rsidRPr="00D40E81" w:rsidDel="00870483" w:rsidRDefault="000F031B" w:rsidP="0066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8" w:lineRule="atLeast"/>
        <w:ind w:left="720"/>
        <w:rPr>
          <w:del w:id="81" w:author="Michael Belias" w:date="2019-02-20T12:26:00Z"/>
          <w:rFonts w:ascii="Lucida Console" w:eastAsia="Times New Roman" w:hAnsi="Lucida Console" w:cs="Courier New"/>
          <w:color w:val="FF0000"/>
          <w:sz w:val="20"/>
          <w:szCs w:val="20"/>
          <w:lang w:val="en-GB" w:eastAsia="nl-NL"/>
        </w:rPr>
      </w:pPr>
      <w:del w:id="82" w:author="Michael Belias" w:date="2019-02-20T12:26:00Z">
        <w:r w:rsidRPr="00D40E81" w:rsidDel="00870483">
          <w:rPr>
            <w:rFonts w:ascii="Lucida Console" w:eastAsia="Times New Roman" w:hAnsi="Lucida Console" w:cs="Courier New"/>
            <w:color w:val="FF0000"/>
            <w:sz w:val="20"/>
            <w:szCs w:val="20"/>
            <w:lang w:val="en-GB" w:eastAsia="nl-NL"/>
          </w:rPr>
          <w:delText>HK CI  divided by SE: (.9587-.5131)/.1821</w:delText>
        </w:r>
      </w:del>
    </w:p>
    <w:p w14:paraId="2070AD73" w14:textId="4450329C" w:rsidR="000F031B" w:rsidRPr="00D40E81" w:rsidDel="00870483" w:rsidRDefault="000F031B" w:rsidP="0066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8" w:lineRule="atLeast"/>
        <w:ind w:left="720"/>
        <w:rPr>
          <w:del w:id="83" w:author="Michael Belias" w:date="2019-02-20T12:26:00Z"/>
          <w:rFonts w:ascii="Lucida Console" w:eastAsia="Times New Roman" w:hAnsi="Lucida Console" w:cs="Courier New"/>
          <w:color w:val="FF0000"/>
          <w:sz w:val="20"/>
          <w:szCs w:val="20"/>
          <w:lang w:val="en-GB" w:eastAsia="nl-NL"/>
        </w:rPr>
      </w:pPr>
      <w:del w:id="84" w:author="Michael Belias" w:date="2019-02-20T12:26:00Z">
        <w:r w:rsidRPr="00D40E81" w:rsidDel="00870483">
          <w:rPr>
            <w:rFonts w:ascii="Lucida Console" w:eastAsia="Times New Roman" w:hAnsi="Lucida Console" w:cs="Courier New"/>
            <w:color w:val="FF0000"/>
            <w:sz w:val="20"/>
            <w:szCs w:val="20"/>
            <w:lang w:val="en-GB" w:eastAsia="nl-NL"/>
          </w:rPr>
          <w:delText>2.447007</w:delText>
        </w:r>
      </w:del>
    </w:p>
    <w:p w14:paraId="1DBAEACC" w14:textId="53B2627D" w:rsidR="000F031B" w:rsidRPr="00D40E81" w:rsidDel="00870483" w:rsidRDefault="000F031B" w:rsidP="002C38C1">
      <w:pPr>
        <w:pStyle w:val="ListParagraph"/>
        <w:rPr>
          <w:del w:id="85" w:author="Michael Belias" w:date="2019-02-20T12:26:00Z"/>
          <w:color w:val="365F91" w:themeColor="accent1" w:themeShade="BF"/>
          <w:lang w:val="en-GB"/>
        </w:rPr>
      </w:pPr>
    </w:p>
    <w:p w14:paraId="26CE5BAB" w14:textId="08A2E84E" w:rsidR="00B63403" w:rsidRPr="00DA5DDC" w:rsidRDefault="00870483" w:rsidP="00B63403">
      <w:pPr>
        <w:pStyle w:val="ListParagraph"/>
        <w:rPr>
          <w:ins w:id="86" w:author="Michael Belias" w:date="2019-02-20T12:26:00Z"/>
          <w:lang w:val="en-GB"/>
        </w:rPr>
      </w:pPr>
      <w:ins w:id="87" w:author="Michael Belias" w:date="2019-02-20T12:26:00Z">
        <w:r>
          <w:rPr>
            <w:lang w:val="en-GB"/>
          </w:rPr>
          <w:lastRenderedPageBreak/>
          <w:t>Since we have 7 studies the degrees of freedom are 7-1= 6</w:t>
        </w:r>
      </w:ins>
      <w:ins w:id="88" w:author="Michael Belias" w:date="2019-02-20T12:27:00Z">
        <w:r>
          <w:rPr>
            <w:lang w:val="en-GB"/>
          </w:rPr>
          <w:t>. Therefore, we will use the t-value of 2.447 for a 0.05 two-tailed significance level.</w:t>
        </w:r>
      </w:ins>
      <w:ins w:id="89" w:author="Michael Belias" w:date="2019-02-20T14:04:00Z">
        <w:r w:rsidR="00DA5DDC">
          <w:rPr>
            <w:lang w:val="en-GB"/>
          </w:rPr>
          <w:t xml:space="preserve"> Therefore, the CIs will be calculated with the </w:t>
        </w:r>
        <w:proofErr w:type="spellStart"/>
        <w:r w:rsidR="00DA5DDC">
          <w:rPr>
            <w:lang w:val="en-GB"/>
          </w:rPr>
          <w:t>SMD</w:t>
        </w:r>
      </w:ins>
      <w:ins w:id="90" w:author="Michael Belias" w:date="2019-02-20T14:05:00Z">
        <w:r w:rsidR="00DA5DDC">
          <w:rPr>
            <w:vertAlign w:val="subscript"/>
            <w:lang w:val="en-GB"/>
          </w:rPr>
          <w:t>pooled</w:t>
        </w:r>
        <w:proofErr w:type="spellEnd"/>
        <w:r w:rsidR="00DA5DDC">
          <w:rPr>
            <w:lang w:val="en-GB"/>
          </w:rPr>
          <w:t xml:space="preserve"> </w:t>
        </w:r>
      </w:ins>
      <w:bookmarkStart w:id="91" w:name="_GoBack"/>
      <w:bookmarkEnd w:id="91"/>
    </w:p>
    <w:p w14:paraId="4BFCEB68" w14:textId="77777777" w:rsidR="00870483" w:rsidRPr="00D40E81" w:rsidRDefault="00870483" w:rsidP="00B63403">
      <w:pPr>
        <w:pStyle w:val="ListParagraph"/>
        <w:rPr>
          <w:lang w:val="en-GB"/>
        </w:rPr>
      </w:pPr>
    </w:p>
    <w:p w14:paraId="559F7481" w14:textId="77777777" w:rsidR="000F031B" w:rsidRDefault="000F031B" w:rsidP="000F031B">
      <w:pPr>
        <w:pStyle w:val="ListParagraph"/>
        <w:numPr>
          <w:ilvl w:val="0"/>
          <w:numId w:val="8"/>
        </w:numPr>
        <w:rPr>
          <w:lang w:val="en-GB"/>
        </w:rPr>
      </w:pPr>
      <w:r w:rsidRPr="00D40E81">
        <w:rPr>
          <w:lang w:val="en-GB"/>
        </w:rPr>
        <w:t xml:space="preserve">Make a forest plot for the meta-analysis that you conducted in </w:t>
      </w:r>
      <w:r w:rsidR="00B63403" w:rsidRPr="00D40E81">
        <w:rPr>
          <w:lang w:val="en-GB"/>
        </w:rPr>
        <w:t>the previous step.</w:t>
      </w:r>
      <w:r w:rsidR="00D40E81" w:rsidRPr="00D40E81">
        <w:rPr>
          <w:lang w:val="en-GB"/>
        </w:rPr>
        <w:t xml:space="preserve"> </w:t>
      </w:r>
    </w:p>
    <w:p w14:paraId="61455A58" w14:textId="77777777" w:rsidR="004B1729" w:rsidRPr="00D40E81" w:rsidRDefault="004B1729" w:rsidP="004B1729">
      <w:pPr>
        <w:pStyle w:val="ListParagraph"/>
        <w:rPr>
          <w:lang w:val="en-GB"/>
        </w:rPr>
      </w:pPr>
    </w:p>
    <w:p w14:paraId="3CA7C7DF" w14:textId="77777777" w:rsidR="004B1729" w:rsidRPr="004B1729" w:rsidRDefault="004B1729" w:rsidP="004B1729">
      <w:pPr>
        <w:pStyle w:val="ListParagraph"/>
        <w:rPr>
          <w:rStyle w:val="gnkrckgcmrb"/>
          <w:rFonts w:ascii="Lucida Console" w:eastAsia="Times New Roman" w:hAnsi="Lucida Console" w:cs="Courier New"/>
          <w:color w:val="0000FF"/>
          <w:sz w:val="20"/>
          <w:szCs w:val="20"/>
          <w:lang w:eastAsia="nl-NL"/>
        </w:rPr>
      </w:pPr>
      <w:r>
        <w:rPr>
          <w:rStyle w:val="gnkrckgcmrb"/>
          <w:rFonts w:ascii="Lucida Console" w:eastAsia="Times New Roman" w:hAnsi="Lucida Console" w:cs="Courier New"/>
          <w:color w:val="0000FF"/>
          <w:sz w:val="20"/>
          <w:szCs w:val="20"/>
          <w:lang w:eastAsia="nl-NL"/>
        </w:rPr>
        <w:t>Forest(</w:t>
      </w:r>
      <w:r w:rsidRPr="004B1729">
        <w:rPr>
          <w:rStyle w:val="gnkrckgcmrb"/>
          <w:rFonts w:ascii="Lucida Console" w:eastAsia="Times New Roman" w:hAnsi="Lucida Console" w:cs="Courier New"/>
          <w:color w:val="0000FF"/>
          <w:sz w:val="20"/>
          <w:szCs w:val="20"/>
          <w:lang w:eastAsia="nl-NL"/>
        </w:rPr>
        <w:t>Res</w:t>
      </w:r>
      <w:r>
        <w:rPr>
          <w:rStyle w:val="gnkrckgcmrb"/>
          <w:rFonts w:ascii="Lucida Console" w:eastAsia="Times New Roman" w:hAnsi="Lucida Console" w:cs="Courier New"/>
          <w:color w:val="0000FF"/>
          <w:sz w:val="20"/>
          <w:szCs w:val="20"/>
          <w:lang w:eastAsia="nl-NL"/>
        </w:rPr>
        <w:t xml:space="preserve">)   </w:t>
      </w:r>
    </w:p>
    <w:p w14:paraId="0BAB910E" w14:textId="77777777" w:rsidR="00727649" w:rsidRPr="00D40E81" w:rsidRDefault="00727649" w:rsidP="000F031B">
      <w:pPr>
        <w:pStyle w:val="ListParagraph"/>
        <w:rPr>
          <w:lang w:val="en-GB"/>
        </w:rPr>
      </w:pPr>
    </w:p>
    <w:p w14:paraId="4FE86DCC" w14:textId="77777777" w:rsidR="000F031B" w:rsidRPr="00D40E81" w:rsidRDefault="000F031B" w:rsidP="002C38C1">
      <w:pPr>
        <w:pStyle w:val="ListParagraph"/>
        <w:numPr>
          <w:ilvl w:val="0"/>
          <w:numId w:val="8"/>
        </w:numPr>
        <w:rPr>
          <w:lang w:val="en-GB"/>
        </w:rPr>
      </w:pPr>
      <w:r w:rsidRPr="00D40E81">
        <w:rPr>
          <w:lang w:val="en-GB"/>
        </w:rPr>
        <w:t xml:space="preserve">If you look at the forest plot. Which treatment effect </w:t>
      </w:r>
      <w:r w:rsidR="00727649" w:rsidRPr="00D40E81">
        <w:rPr>
          <w:lang w:val="en-GB"/>
        </w:rPr>
        <w:t>can</w:t>
      </w:r>
      <w:r w:rsidRPr="00D40E81">
        <w:rPr>
          <w:lang w:val="en-GB"/>
        </w:rPr>
        <w:t xml:space="preserve"> we expect</w:t>
      </w:r>
      <w:r w:rsidR="00667CA0" w:rsidRPr="00D40E81">
        <w:rPr>
          <w:lang w:val="en-GB"/>
        </w:rPr>
        <w:t xml:space="preserve"> </w:t>
      </w:r>
      <w:r w:rsidRPr="00D40E81">
        <w:rPr>
          <w:lang w:val="en-GB"/>
        </w:rPr>
        <w:t xml:space="preserve">if we would apply the topical steroid in our own hospital?  </w:t>
      </w:r>
    </w:p>
    <w:p w14:paraId="22C90F4A" w14:textId="77777777" w:rsidR="00692345" w:rsidRPr="00D40E81" w:rsidRDefault="00692345" w:rsidP="00692345">
      <w:pPr>
        <w:ind w:left="360"/>
        <w:rPr>
          <w:lang w:val="en-GB"/>
        </w:rPr>
      </w:pPr>
    </w:p>
    <w:p w14:paraId="165C5E1B" w14:textId="77777777" w:rsidR="00692345" w:rsidRPr="00D40E81" w:rsidRDefault="00692345" w:rsidP="0042126C">
      <w:pPr>
        <w:rPr>
          <w:lang w:val="en-GB"/>
        </w:rPr>
      </w:pPr>
    </w:p>
    <w:p w14:paraId="7092EB93" w14:textId="77777777" w:rsidR="00692345" w:rsidRPr="00D40E81" w:rsidRDefault="005746E5" w:rsidP="0042126C">
      <w:pPr>
        <w:rPr>
          <w:lang w:val="en-GB"/>
        </w:rPr>
      </w:pPr>
      <w:r w:rsidRPr="00D40E81">
        <w:rPr>
          <w:noProof/>
          <w:lang w:val="en-GB" w:eastAsia="nl-NL"/>
        </w:rPr>
        <w:drawing>
          <wp:inline distT="0" distB="0" distL="0" distR="0" wp14:anchorId="12DBFEE0" wp14:editId="1CCD81B6">
            <wp:extent cx="5756745" cy="176518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t="23858" b="19191"/>
                    <a:stretch>
                      <a:fillRect/>
                    </a:stretch>
                  </pic:blipFill>
                  <pic:spPr bwMode="auto">
                    <a:xfrm>
                      <a:off x="0" y="0"/>
                      <a:ext cx="5756745" cy="1765189"/>
                    </a:xfrm>
                    <a:prstGeom prst="rect">
                      <a:avLst/>
                    </a:prstGeom>
                    <a:noFill/>
                    <a:ln w="9525">
                      <a:noFill/>
                      <a:miter lim="800000"/>
                      <a:headEnd/>
                      <a:tailEnd/>
                    </a:ln>
                  </pic:spPr>
                </pic:pic>
              </a:graphicData>
            </a:graphic>
          </wp:inline>
        </w:drawing>
      </w:r>
    </w:p>
    <w:p w14:paraId="4F646854" w14:textId="77777777" w:rsidR="00667CA0" w:rsidRPr="00D40E81" w:rsidRDefault="00667CA0" w:rsidP="00FD772F">
      <w:pPr>
        <w:pStyle w:val="NormalWeb"/>
        <w:rPr>
          <w:rStyle w:val="Strong"/>
          <w:rFonts w:asciiTheme="minorHAnsi" w:hAnsiTheme="minorHAnsi" w:cs="Arial"/>
          <w:i/>
          <w:iCs/>
          <w:color w:val="333333"/>
          <w:sz w:val="22"/>
          <w:szCs w:val="22"/>
          <w:lang w:val="en-GB"/>
        </w:rPr>
      </w:pPr>
    </w:p>
    <w:p w14:paraId="5A033728" w14:textId="77777777" w:rsidR="00FE407B" w:rsidRPr="00D40E81" w:rsidRDefault="00FE407B" w:rsidP="00FE407B">
      <w:pPr>
        <w:pStyle w:val="NormalWeb"/>
        <w:numPr>
          <w:ilvl w:val="0"/>
          <w:numId w:val="8"/>
        </w:numPr>
        <w:rPr>
          <w:rFonts w:asciiTheme="minorHAnsi" w:hAnsiTheme="minorHAnsi" w:cs="Arial"/>
          <w:color w:val="333333"/>
          <w:sz w:val="22"/>
          <w:szCs w:val="22"/>
          <w:lang w:val="en-GB"/>
        </w:rPr>
      </w:pPr>
      <w:r w:rsidRPr="00D40E81">
        <w:rPr>
          <w:rFonts w:asciiTheme="minorHAnsi" w:hAnsiTheme="minorHAnsi" w:cs="Arial"/>
          <w:color w:val="333333"/>
          <w:sz w:val="22"/>
          <w:szCs w:val="22"/>
          <w:lang w:val="en-GB"/>
        </w:rPr>
        <w:t>Most software for meta-analysis will not generate by default a prediction interval, although it is one of the most essential outcomes in a random</w:t>
      </w:r>
      <w:r w:rsidR="00D40E81" w:rsidRPr="00D40E81">
        <w:rPr>
          <w:rFonts w:asciiTheme="minorHAnsi" w:hAnsiTheme="minorHAnsi" w:cs="Arial"/>
          <w:color w:val="333333"/>
          <w:sz w:val="22"/>
          <w:szCs w:val="22"/>
          <w:lang w:val="en-GB"/>
        </w:rPr>
        <w:t>-</w:t>
      </w:r>
      <w:r w:rsidRPr="00D40E81">
        <w:rPr>
          <w:rFonts w:asciiTheme="minorHAnsi" w:hAnsiTheme="minorHAnsi" w:cs="Arial"/>
          <w:color w:val="333333"/>
          <w:sz w:val="22"/>
          <w:szCs w:val="22"/>
          <w:lang w:val="en-GB"/>
        </w:rPr>
        <w:t>effect</w:t>
      </w:r>
      <w:r w:rsidR="00D40E81" w:rsidRPr="00D40E81">
        <w:rPr>
          <w:rFonts w:asciiTheme="minorHAnsi" w:hAnsiTheme="minorHAnsi" w:cs="Arial"/>
          <w:color w:val="333333"/>
          <w:sz w:val="22"/>
          <w:szCs w:val="22"/>
          <w:lang w:val="en-GB"/>
        </w:rPr>
        <w:t>s</w:t>
      </w:r>
      <w:r w:rsidRPr="00D40E81">
        <w:rPr>
          <w:rFonts w:asciiTheme="minorHAnsi" w:hAnsiTheme="minorHAnsi" w:cs="Arial"/>
          <w:color w:val="333333"/>
          <w:sz w:val="22"/>
          <w:szCs w:val="22"/>
          <w:lang w:val="en-GB"/>
        </w:rPr>
        <w:t xml:space="preserve"> model, i.e. when it must be assumed that ‘true’ effect sizes vary, and </w:t>
      </w:r>
      <w:r w:rsidR="00D40E81" w:rsidRPr="00D40E81">
        <w:rPr>
          <w:rFonts w:asciiTheme="minorHAnsi" w:hAnsiTheme="minorHAnsi" w:cs="Arial"/>
          <w:color w:val="333333"/>
          <w:sz w:val="22"/>
          <w:szCs w:val="22"/>
          <w:lang w:val="en-GB"/>
        </w:rPr>
        <w:t xml:space="preserve">it is </w:t>
      </w:r>
      <w:r w:rsidRPr="00D40E81">
        <w:rPr>
          <w:rFonts w:asciiTheme="minorHAnsi" w:hAnsiTheme="minorHAnsi" w:cs="Arial"/>
          <w:color w:val="333333"/>
          <w:sz w:val="22"/>
          <w:szCs w:val="22"/>
          <w:lang w:val="en-GB"/>
        </w:rPr>
        <w:t>much easier to understand than the other measures for heterogeneity like tau</w:t>
      </w:r>
      <w:r w:rsidRPr="00D40E81">
        <w:rPr>
          <w:rFonts w:asciiTheme="minorHAnsi" w:hAnsiTheme="minorHAnsi" w:cs="Arial"/>
          <w:color w:val="333333"/>
          <w:sz w:val="22"/>
          <w:szCs w:val="22"/>
          <w:vertAlign w:val="superscript"/>
          <w:lang w:val="en-GB"/>
        </w:rPr>
        <w:t>2</w:t>
      </w:r>
      <w:r w:rsidRPr="00D40E81">
        <w:rPr>
          <w:rFonts w:asciiTheme="minorHAnsi" w:hAnsiTheme="minorHAnsi" w:cs="Arial"/>
          <w:color w:val="333333"/>
          <w:sz w:val="22"/>
          <w:szCs w:val="22"/>
          <w:lang w:val="en-GB"/>
        </w:rPr>
        <w:t xml:space="preserve">. </w:t>
      </w:r>
    </w:p>
    <w:p w14:paraId="4867CECD" w14:textId="77777777" w:rsidR="00FD772F" w:rsidRPr="00D40E81" w:rsidRDefault="00FD772F" w:rsidP="00FE407B">
      <w:pPr>
        <w:pStyle w:val="NormalWeb"/>
        <w:ind w:left="720"/>
        <w:rPr>
          <w:rFonts w:asciiTheme="minorHAnsi" w:hAnsiTheme="minorHAnsi" w:cs="Arial"/>
          <w:b/>
          <w:color w:val="333333"/>
          <w:sz w:val="22"/>
          <w:szCs w:val="22"/>
          <w:lang w:val="en-GB"/>
        </w:rPr>
      </w:pPr>
      <w:r w:rsidRPr="00D40E81">
        <w:rPr>
          <w:rStyle w:val="Strong"/>
          <w:rFonts w:asciiTheme="minorHAnsi" w:hAnsiTheme="minorHAnsi" w:cs="Arial"/>
          <w:b w:val="0"/>
          <w:iCs/>
          <w:color w:val="333333"/>
          <w:sz w:val="22"/>
          <w:szCs w:val="22"/>
          <w:lang w:val="en-GB"/>
        </w:rPr>
        <w:t>What is the difference between the confidence and prediction intervals of the combined effect size?</w:t>
      </w:r>
      <w:r w:rsidRPr="00D40E81">
        <w:rPr>
          <w:rFonts w:asciiTheme="minorHAnsi" w:hAnsiTheme="minorHAnsi" w:cs="Arial"/>
          <w:b/>
          <w:color w:val="333333"/>
          <w:sz w:val="22"/>
          <w:szCs w:val="22"/>
          <w:lang w:val="en-GB"/>
        </w:rPr>
        <w:t xml:space="preserve"> </w:t>
      </w:r>
    </w:p>
    <w:p w14:paraId="51755D12" w14:textId="77777777" w:rsidR="004B1729" w:rsidRDefault="004B1729" w:rsidP="00FE407B">
      <w:pPr>
        <w:pStyle w:val="NormalWeb"/>
        <w:ind w:left="708"/>
        <w:rPr>
          <w:rFonts w:asciiTheme="minorHAnsi" w:hAnsiTheme="minorHAnsi" w:cs="Arial"/>
          <w:color w:val="FF0000"/>
          <w:sz w:val="22"/>
          <w:szCs w:val="22"/>
          <w:lang w:val="en-GB"/>
        </w:rPr>
      </w:pPr>
      <w:r>
        <w:rPr>
          <w:rFonts w:asciiTheme="minorHAnsi" w:hAnsiTheme="minorHAnsi" w:cs="Arial"/>
          <w:color w:val="FF0000"/>
          <w:sz w:val="22"/>
          <w:szCs w:val="22"/>
          <w:lang w:val="en-GB"/>
        </w:rPr>
        <w:t xml:space="preserve">A 95% </w:t>
      </w:r>
      <w:r w:rsidR="00FD772F" w:rsidRPr="00D40E81">
        <w:rPr>
          <w:rFonts w:asciiTheme="minorHAnsi" w:hAnsiTheme="minorHAnsi" w:cs="Arial"/>
          <w:color w:val="FF0000"/>
          <w:sz w:val="22"/>
          <w:szCs w:val="22"/>
          <w:lang w:val="en-GB"/>
        </w:rPr>
        <w:t xml:space="preserve">prediction interval gives the range in which, in 95% of the cases, the outcome of a future </w:t>
      </w:r>
      <w:r>
        <w:rPr>
          <w:rFonts w:asciiTheme="minorHAnsi" w:hAnsiTheme="minorHAnsi" w:cs="Arial"/>
          <w:color w:val="FF0000"/>
          <w:sz w:val="22"/>
          <w:szCs w:val="22"/>
          <w:lang w:val="en-GB"/>
        </w:rPr>
        <w:t xml:space="preserve">single </w:t>
      </w:r>
      <w:r w:rsidR="00FD772F" w:rsidRPr="00D40E81">
        <w:rPr>
          <w:rFonts w:asciiTheme="minorHAnsi" w:hAnsiTheme="minorHAnsi" w:cs="Arial"/>
          <w:color w:val="FF0000"/>
          <w:sz w:val="22"/>
          <w:szCs w:val="22"/>
          <w:lang w:val="en-GB"/>
        </w:rPr>
        <w:t xml:space="preserve">study will fall, assuming that the effect sizes are normally distributed (of both the included, and not (yet) included studies). </w:t>
      </w:r>
    </w:p>
    <w:p w14:paraId="1E806A23" w14:textId="77777777" w:rsidR="00FD772F" w:rsidRPr="00D40E81" w:rsidRDefault="00FD772F" w:rsidP="00FE407B">
      <w:pPr>
        <w:pStyle w:val="NormalWeb"/>
        <w:ind w:left="708"/>
        <w:rPr>
          <w:rFonts w:asciiTheme="minorHAnsi" w:hAnsiTheme="minorHAnsi" w:cs="Arial"/>
          <w:color w:val="FF0000"/>
          <w:sz w:val="22"/>
          <w:szCs w:val="22"/>
          <w:lang w:val="en-GB"/>
        </w:rPr>
      </w:pPr>
      <w:r w:rsidRPr="00D40E81">
        <w:rPr>
          <w:rFonts w:asciiTheme="minorHAnsi" w:hAnsiTheme="minorHAnsi" w:cs="Arial"/>
          <w:color w:val="FF0000"/>
          <w:sz w:val="22"/>
          <w:szCs w:val="22"/>
          <w:lang w:val="en-GB"/>
        </w:rPr>
        <w:t xml:space="preserve">This in contrast to the </w:t>
      </w:r>
      <w:r w:rsidR="004B1729">
        <w:rPr>
          <w:rFonts w:asciiTheme="minorHAnsi" w:hAnsiTheme="minorHAnsi" w:cs="Arial"/>
          <w:color w:val="FF0000"/>
          <w:sz w:val="22"/>
          <w:szCs w:val="22"/>
          <w:lang w:val="en-GB"/>
        </w:rPr>
        <w:t xml:space="preserve">95% </w:t>
      </w:r>
      <w:r w:rsidRPr="00D40E81">
        <w:rPr>
          <w:rFonts w:asciiTheme="minorHAnsi" w:hAnsiTheme="minorHAnsi" w:cs="Arial"/>
          <w:color w:val="FF0000"/>
          <w:sz w:val="22"/>
          <w:szCs w:val="22"/>
          <w:lang w:val="en-GB"/>
        </w:rPr>
        <w:t>confidence interval, which</w:t>
      </w:r>
      <w:r w:rsidR="00667CA0" w:rsidRPr="00D40E81">
        <w:rPr>
          <w:rFonts w:asciiTheme="minorHAnsi" w:hAnsiTheme="minorHAnsi" w:cs="Arial"/>
          <w:color w:val="FF0000"/>
          <w:sz w:val="22"/>
          <w:szCs w:val="22"/>
          <w:lang w:val="en-GB"/>
        </w:rPr>
        <w:t xml:space="preserve"> </w:t>
      </w:r>
      <w:r w:rsidRPr="00D40E81">
        <w:rPr>
          <w:rFonts w:asciiTheme="minorHAnsi" w:hAnsiTheme="minorHAnsi" w:cs="Arial"/>
          <w:color w:val="FF0000"/>
          <w:sz w:val="22"/>
          <w:szCs w:val="22"/>
          <w:lang w:val="en-GB"/>
        </w:rPr>
        <w:t xml:space="preserve">is interpreted as indicating a range within which we can be 95% certain that the </w:t>
      </w:r>
      <w:r w:rsidRPr="00D40E81">
        <w:rPr>
          <w:rFonts w:asciiTheme="minorHAnsi" w:hAnsiTheme="minorHAnsi" w:cs="Arial"/>
          <w:color w:val="FF0000"/>
          <w:sz w:val="22"/>
          <w:szCs w:val="22"/>
          <w:u w:val="single"/>
          <w:lang w:val="en-GB"/>
        </w:rPr>
        <w:t>true</w:t>
      </w:r>
      <w:r w:rsidR="00667CA0" w:rsidRPr="00D40E81">
        <w:rPr>
          <w:rFonts w:asciiTheme="minorHAnsi" w:hAnsiTheme="minorHAnsi" w:cs="Arial"/>
          <w:color w:val="FF0000"/>
          <w:sz w:val="22"/>
          <w:szCs w:val="22"/>
          <w:u w:val="single"/>
          <w:lang w:val="en-GB"/>
        </w:rPr>
        <w:t xml:space="preserve"> </w:t>
      </w:r>
      <w:r w:rsidR="00FE407B" w:rsidRPr="00D40E81">
        <w:rPr>
          <w:rFonts w:asciiTheme="minorHAnsi" w:hAnsiTheme="minorHAnsi" w:cs="Arial"/>
          <w:color w:val="FF0000"/>
          <w:sz w:val="22"/>
          <w:szCs w:val="22"/>
          <w:u w:val="single"/>
          <w:lang w:val="en-GB"/>
        </w:rPr>
        <w:t>combined</w:t>
      </w:r>
      <w:r w:rsidRPr="00D40E81">
        <w:rPr>
          <w:rFonts w:asciiTheme="minorHAnsi" w:hAnsiTheme="minorHAnsi" w:cs="Arial"/>
          <w:color w:val="FF0000"/>
          <w:sz w:val="22"/>
          <w:szCs w:val="22"/>
          <w:u w:val="single"/>
          <w:lang w:val="en-GB"/>
        </w:rPr>
        <w:t xml:space="preserve"> effect</w:t>
      </w:r>
      <w:r w:rsidRPr="00D40E81">
        <w:rPr>
          <w:rFonts w:asciiTheme="minorHAnsi" w:hAnsiTheme="minorHAnsi" w:cs="Arial"/>
          <w:color w:val="FF0000"/>
          <w:sz w:val="22"/>
          <w:szCs w:val="22"/>
          <w:lang w:val="en-GB"/>
        </w:rPr>
        <w:t xml:space="preserve"> lies. </w:t>
      </w:r>
      <w:r w:rsidR="00667CA0" w:rsidRPr="00D40E81">
        <w:rPr>
          <w:rFonts w:asciiTheme="minorHAnsi" w:hAnsiTheme="minorHAnsi" w:cs="Arial"/>
          <w:color w:val="FF0000"/>
          <w:sz w:val="22"/>
          <w:szCs w:val="22"/>
          <w:lang w:val="en-GB"/>
        </w:rPr>
        <w:br/>
      </w:r>
    </w:p>
    <w:p w14:paraId="3F747816" w14:textId="77777777" w:rsidR="008161EB" w:rsidRPr="00D40E81" w:rsidRDefault="00BB6F4D" w:rsidP="00FE407B">
      <w:pPr>
        <w:pStyle w:val="HTMLPreformatted"/>
        <w:numPr>
          <w:ilvl w:val="0"/>
          <w:numId w:val="8"/>
        </w:numPr>
        <w:shd w:val="clear" w:color="auto" w:fill="FFFFFF"/>
        <w:wordWrap w:val="0"/>
        <w:spacing w:line="188" w:lineRule="atLeast"/>
        <w:ind w:left="708"/>
        <w:rPr>
          <w:rFonts w:asciiTheme="minorHAnsi" w:hAnsiTheme="minorHAnsi"/>
          <w:sz w:val="22"/>
          <w:lang w:val="en-GB"/>
        </w:rPr>
      </w:pPr>
      <w:r w:rsidRPr="00D40E81">
        <w:rPr>
          <w:rFonts w:asciiTheme="minorHAnsi" w:hAnsiTheme="minorHAnsi"/>
          <w:sz w:val="22"/>
          <w:lang w:val="en-GB"/>
        </w:rPr>
        <w:t xml:space="preserve">The weights represent the influence of the individual studies on the combined effect. However, some studies are further away from the pooled effect estimate than others. We can also conduct a sensitivity analysis, by investigating what happens to the pooled effect if each time, one study is removed from the meta-analysis.  </w:t>
      </w:r>
      <w:r w:rsidRPr="00D40E81">
        <w:rPr>
          <w:rFonts w:asciiTheme="minorHAnsi" w:hAnsiTheme="minorHAnsi"/>
          <w:sz w:val="22"/>
          <w:lang w:val="en-GB"/>
        </w:rPr>
        <w:br/>
      </w:r>
      <w:r w:rsidRPr="00D40E81">
        <w:rPr>
          <w:rFonts w:asciiTheme="minorHAnsi" w:hAnsiTheme="minorHAnsi"/>
          <w:sz w:val="22"/>
          <w:lang w:val="en-GB"/>
        </w:rPr>
        <w:br/>
      </w:r>
      <w:r w:rsidR="008161EB" w:rsidRPr="00D40E81">
        <w:rPr>
          <w:rFonts w:asciiTheme="minorHAnsi" w:hAnsiTheme="minorHAnsi"/>
          <w:sz w:val="22"/>
          <w:lang w:val="en-GB"/>
        </w:rPr>
        <w:lastRenderedPageBreak/>
        <w:t>D</w:t>
      </w:r>
      <w:r w:rsidRPr="00D40E81">
        <w:rPr>
          <w:rFonts w:asciiTheme="minorHAnsi" w:hAnsiTheme="minorHAnsi"/>
          <w:sz w:val="22"/>
          <w:lang w:val="en-GB"/>
        </w:rPr>
        <w:t xml:space="preserve">o this with the </w:t>
      </w:r>
      <w:proofErr w:type="spellStart"/>
      <w:r w:rsidRPr="00D40E81">
        <w:rPr>
          <w:rFonts w:asciiTheme="minorHAnsi" w:hAnsiTheme="minorHAnsi"/>
          <w:sz w:val="22"/>
          <w:lang w:val="en-GB"/>
        </w:rPr>
        <w:t>metainf</w:t>
      </w:r>
      <w:proofErr w:type="spellEnd"/>
      <w:r w:rsidRPr="00D40E81">
        <w:rPr>
          <w:rFonts w:asciiTheme="minorHAnsi" w:hAnsiTheme="minorHAnsi"/>
          <w:sz w:val="22"/>
          <w:lang w:val="en-GB"/>
        </w:rPr>
        <w:t xml:space="preserve"> command in the package meta, based on the meta-analysis </w:t>
      </w:r>
      <w:proofErr w:type="gramStart"/>
      <w:r w:rsidRPr="00D40E81">
        <w:rPr>
          <w:rFonts w:asciiTheme="minorHAnsi" w:hAnsiTheme="minorHAnsi"/>
          <w:sz w:val="22"/>
          <w:lang w:val="en-GB"/>
        </w:rPr>
        <w:t>result  that</w:t>
      </w:r>
      <w:proofErr w:type="gramEnd"/>
      <w:r w:rsidRPr="00D40E81">
        <w:rPr>
          <w:rFonts w:asciiTheme="minorHAnsi" w:hAnsiTheme="minorHAnsi"/>
          <w:sz w:val="22"/>
          <w:lang w:val="en-GB"/>
        </w:rPr>
        <w:t xml:space="preserve"> you created before, e.g.:</w:t>
      </w:r>
      <w:r w:rsidRPr="00D40E81">
        <w:rPr>
          <w:rFonts w:asciiTheme="minorHAnsi" w:hAnsiTheme="minorHAnsi"/>
          <w:sz w:val="22"/>
          <w:lang w:val="en-GB"/>
        </w:rPr>
        <w:br/>
      </w:r>
      <w:r w:rsidRPr="00D40E81">
        <w:rPr>
          <w:rFonts w:asciiTheme="minorHAnsi" w:hAnsiTheme="minorHAnsi"/>
          <w:sz w:val="22"/>
          <w:lang w:val="en-GB"/>
        </w:rPr>
        <w:br/>
      </w:r>
      <w:proofErr w:type="spellStart"/>
      <w:r w:rsidRPr="00D40E81">
        <w:rPr>
          <w:rStyle w:val="gnkrckgcmrb"/>
          <w:rFonts w:ascii="Lucida Console" w:hAnsi="Lucida Console"/>
          <w:color w:val="0000FF"/>
          <w:lang w:val="en-GB"/>
        </w:rPr>
        <w:t>metainf</w:t>
      </w:r>
      <w:proofErr w:type="spellEnd"/>
      <w:r w:rsidRPr="00D40E81">
        <w:rPr>
          <w:rStyle w:val="gnkrckgcmrb"/>
          <w:rFonts w:ascii="Lucida Console" w:hAnsi="Lucida Console"/>
          <w:color w:val="0000FF"/>
          <w:lang w:val="en-GB"/>
        </w:rPr>
        <w:t>(</w:t>
      </w:r>
      <w:proofErr w:type="spellStart"/>
      <w:r w:rsidRPr="00D40E81">
        <w:rPr>
          <w:rStyle w:val="gnkrckgcmrb"/>
          <w:rFonts w:ascii="Lucida Console" w:hAnsi="Lucida Console"/>
          <w:color w:val="0000FF"/>
          <w:lang w:val="en-GB"/>
        </w:rPr>
        <w:t>result.meta</w:t>
      </w:r>
      <w:proofErr w:type="spellEnd"/>
      <w:r w:rsidRPr="00D40E81">
        <w:rPr>
          <w:rStyle w:val="gnkrckgcmrb"/>
          <w:rFonts w:ascii="Lucida Console" w:hAnsi="Lucida Console"/>
          <w:color w:val="0000FF"/>
          <w:lang w:val="en-GB"/>
        </w:rPr>
        <w:t>, pooled = "random")</w:t>
      </w:r>
      <w:r w:rsidRPr="00D40E81">
        <w:rPr>
          <w:rStyle w:val="gnkrckgcmrb"/>
          <w:lang w:val="en-GB"/>
        </w:rPr>
        <w:t xml:space="preserve"> </w:t>
      </w:r>
    </w:p>
    <w:p w14:paraId="722FC6BF" w14:textId="77777777" w:rsidR="00BB6F4D" w:rsidRPr="00D40E81" w:rsidRDefault="008161EB" w:rsidP="00FE407B">
      <w:pPr>
        <w:pStyle w:val="NormalWeb"/>
        <w:ind w:left="708"/>
        <w:rPr>
          <w:rFonts w:asciiTheme="minorHAnsi" w:hAnsiTheme="minorHAnsi" w:cs="Arial"/>
          <w:sz w:val="22"/>
          <w:szCs w:val="22"/>
          <w:lang w:val="en-GB"/>
        </w:rPr>
      </w:pPr>
      <w:r w:rsidRPr="00D40E81">
        <w:rPr>
          <w:rFonts w:asciiTheme="minorHAnsi" w:hAnsiTheme="minorHAnsi"/>
          <w:sz w:val="22"/>
          <w:lang w:val="en-GB"/>
        </w:rPr>
        <w:br/>
        <w:t xml:space="preserve">You will see the results of the meta-analysis of 6 studies, i.e. omitting one study, and the result for the pooled estimate as before, based on the 7 studies.  </w:t>
      </w:r>
      <w:r w:rsidRPr="00D40E81">
        <w:rPr>
          <w:rFonts w:asciiTheme="minorHAnsi" w:hAnsiTheme="minorHAnsi"/>
          <w:sz w:val="22"/>
          <w:lang w:val="en-GB"/>
        </w:rPr>
        <w:br/>
      </w:r>
      <w:r w:rsidRPr="00D40E81">
        <w:rPr>
          <w:rFonts w:asciiTheme="minorHAnsi" w:hAnsiTheme="minorHAnsi"/>
          <w:sz w:val="22"/>
          <w:lang w:val="en-GB"/>
        </w:rPr>
        <w:br/>
        <w:t>Which (omitted) study has a large effect on the pooled estimate?  What is the effect of omitting this study / these studies (one by one)?  If you would be conducting this meta-analysis, this could be a reason to have a more in depth look again at the article of this author.</w:t>
      </w:r>
      <w:r w:rsidRPr="00D40E81">
        <w:rPr>
          <w:rFonts w:asciiTheme="minorHAnsi" w:hAnsiTheme="minorHAnsi"/>
          <w:sz w:val="22"/>
          <w:lang w:val="en-GB"/>
        </w:rPr>
        <w:br/>
      </w:r>
    </w:p>
    <w:p w14:paraId="2DE876AA" w14:textId="77777777" w:rsidR="008161EB" w:rsidRPr="00D40E81" w:rsidRDefault="008161EB" w:rsidP="008161EB">
      <w:pPr>
        <w:pStyle w:val="HTMLPreformatted"/>
        <w:shd w:val="clear" w:color="auto" w:fill="FFFFFF"/>
        <w:wordWrap w:val="0"/>
        <w:spacing w:line="264" w:lineRule="auto"/>
        <w:ind w:left="357"/>
        <w:rPr>
          <w:rStyle w:val="gnkrckgcgsb"/>
          <w:rFonts w:ascii="Lucida Console" w:hAnsi="Lucida Console"/>
          <w:color w:val="FF0000"/>
          <w:sz w:val="18"/>
          <w:bdr w:val="none" w:sz="0" w:space="0" w:color="auto" w:frame="1"/>
          <w:lang w:val="en-GB"/>
        </w:rPr>
      </w:pPr>
      <w:r w:rsidRPr="00D40E81">
        <w:rPr>
          <w:rStyle w:val="gnkrckgcgsb"/>
          <w:rFonts w:ascii="Lucida Console" w:hAnsi="Lucida Console"/>
          <w:color w:val="FF0000"/>
          <w:sz w:val="18"/>
          <w:bdr w:val="none" w:sz="0" w:space="0" w:color="auto" w:frame="1"/>
          <w:lang w:val="en-GB"/>
        </w:rPr>
        <w:t>Influential analysis (Random effects model)</w:t>
      </w:r>
    </w:p>
    <w:p w14:paraId="4A1D132D" w14:textId="77777777" w:rsidR="008161EB" w:rsidRPr="00D40E81" w:rsidRDefault="008161EB" w:rsidP="008161EB">
      <w:pPr>
        <w:pStyle w:val="HTMLPreformatted"/>
        <w:shd w:val="clear" w:color="auto" w:fill="FFFFFF"/>
        <w:wordWrap w:val="0"/>
        <w:spacing w:line="264" w:lineRule="auto"/>
        <w:ind w:left="357"/>
        <w:rPr>
          <w:rStyle w:val="gnkrckgcgsb"/>
          <w:rFonts w:ascii="Lucida Console" w:hAnsi="Lucida Console"/>
          <w:color w:val="FF0000"/>
          <w:sz w:val="18"/>
          <w:bdr w:val="none" w:sz="0" w:space="0" w:color="auto" w:frame="1"/>
          <w:lang w:val="en-GB"/>
        </w:rPr>
      </w:pPr>
    </w:p>
    <w:p w14:paraId="587580C2" w14:textId="77777777" w:rsidR="008161EB" w:rsidRPr="00D40E81" w:rsidRDefault="008161EB" w:rsidP="008161EB">
      <w:pPr>
        <w:pStyle w:val="HTMLPreformatted"/>
        <w:shd w:val="clear" w:color="auto" w:fill="FFFFFF"/>
        <w:wordWrap w:val="0"/>
        <w:spacing w:line="264" w:lineRule="auto"/>
        <w:ind w:left="357"/>
        <w:rPr>
          <w:rStyle w:val="gnkrckgcgsb"/>
          <w:rFonts w:ascii="Lucida Console" w:hAnsi="Lucida Console"/>
          <w:color w:val="FF0000"/>
          <w:sz w:val="18"/>
          <w:bdr w:val="none" w:sz="0" w:space="0" w:color="auto" w:frame="1"/>
          <w:lang w:val="en-GB"/>
        </w:rPr>
      </w:pPr>
      <w:r w:rsidRPr="00D40E81">
        <w:rPr>
          <w:rStyle w:val="gnkrckgcgsb"/>
          <w:rFonts w:ascii="Lucida Console" w:hAnsi="Lucida Console"/>
          <w:color w:val="FF0000"/>
          <w:sz w:val="18"/>
          <w:bdr w:val="none" w:sz="0" w:space="0" w:color="auto" w:frame="1"/>
          <w:lang w:val="en-GB"/>
        </w:rPr>
        <w:t xml:space="preserve">                               SMD             95%-CI p-value   tau^2    I^2</w:t>
      </w:r>
    </w:p>
    <w:p w14:paraId="2ED98365" w14:textId="77777777" w:rsidR="008161EB" w:rsidRPr="00D40E81" w:rsidRDefault="008161EB" w:rsidP="008161EB">
      <w:pPr>
        <w:pStyle w:val="HTMLPreformatted"/>
        <w:shd w:val="clear" w:color="auto" w:fill="FFFFFF"/>
        <w:wordWrap w:val="0"/>
        <w:spacing w:line="264" w:lineRule="auto"/>
        <w:ind w:left="357"/>
        <w:rPr>
          <w:rStyle w:val="gnkrckgcgsb"/>
          <w:rFonts w:ascii="Lucida Console" w:hAnsi="Lucida Console"/>
          <w:b/>
          <w:color w:val="FF0000"/>
          <w:sz w:val="18"/>
          <w:bdr w:val="none" w:sz="0" w:space="0" w:color="auto" w:frame="1"/>
          <w:lang w:val="en-GB"/>
        </w:rPr>
      </w:pPr>
      <w:r w:rsidRPr="00D40E81">
        <w:rPr>
          <w:rStyle w:val="gnkrckgcgsb"/>
          <w:rFonts w:ascii="Lucida Console" w:hAnsi="Lucida Console"/>
          <w:b/>
          <w:color w:val="FF0000"/>
          <w:sz w:val="18"/>
          <w:bdr w:val="none" w:sz="0" w:space="0" w:color="auto" w:frame="1"/>
          <w:lang w:val="en-GB"/>
        </w:rPr>
        <w:t xml:space="preserve">Omitting </w:t>
      </w:r>
      <w:proofErr w:type="spellStart"/>
      <w:r w:rsidRPr="00D40E81">
        <w:rPr>
          <w:rStyle w:val="gnkrckgcgsb"/>
          <w:rFonts w:ascii="Lucida Console" w:hAnsi="Lucida Console"/>
          <w:b/>
          <w:color w:val="FF0000"/>
          <w:sz w:val="18"/>
          <w:bdr w:val="none" w:sz="0" w:space="0" w:color="auto" w:frame="1"/>
          <w:lang w:val="en-GB"/>
        </w:rPr>
        <w:t>Filiaci</w:t>
      </w:r>
      <w:proofErr w:type="spellEnd"/>
      <w:r w:rsidRPr="00D40E81">
        <w:rPr>
          <w:rStyle w:val="gnkrckgcgsb"/>
          <w:rFonts w:ascii="Lucida Console" w:hAnsi="Lucida Console"/>
          <w:b/>
          <w:color w:val="FF0000"/>
          <w:sz w:val="18"/>
          <w:bdr w:val="none" w:sz="0" w:space="0" w:color="auto" w:frame="1"/>
          <w:lang w:val="en-GB"/>
        </w:rPr>
        <w:t xml:space="preserve"> 2000      -0.4096 [-0.</w:t>
      </w:r>
      <w:proofErr w:type="gramStart"/>
      <w:r w:rsidRPr="00D40E81">
        <w:rPr>
          <w:rStyle w:val="gnkrckgcgsb"/>
          <w:rFonts w:ascii="Lucida Console" w:hAnsi="Lucida Console"/>
          <w:b/>
          <w:color w:val="FF0000"/>
          <w:sz w:val="18"/>
          <w:bdr w:val="none" w:sz="0" w:space="0" w:color="auto" w:frame="1"/>
          <w:lang w:val="en-GB"/>
        </w:rPr>
        <w:t>8863;  0.0671</w:t>
      </w:r>
      <w:proofErr w:type="gramEnd"/>
      <w:r w:rsidRPr="00D40E81">
        <w:rPr>
          <w:rStyle w:val="gnkrckgcgsb"/>
          <w:rFonts w:ascii="Lucida Console" w:hAnsi="Lucida Console"/>
          <w:b/>
          <w:color w:val="FF0000"/>
          <w:sz w:val="18"/>
          <w:bdr w:val="none" w:sz="0" w:space="0" w:color="auto" w:frame="1"/>
          <w:lang w:val="en-GB"/>
        </w:rPr>
        <w:t>]  0.0782  0.1210  70.4%</w:t>
      </w:r>
    </w:p>
    <w:p w14:paraId="69928943" w14:textId="77777777" w:rsidR="008161EB" w:rsidRPr="00D40E81" w:rsidRDefault="008161EB" w:rsidP="008161EB">
      <w:pPr>
        <w:pStyle w:val="HTMLPreformatted"/>
        <w:shd w:val="clear" w:color="auto" w:fill="FFFFFF"/>
        <w:wordWrap w:val="0"/>
        <w:spacing w:line="264" w:lineRule="auto"/>
        <w:ind w:left="357"/>
        <w:rPr>
          <w:rStyle w:val="gnkrckgcgsb"/>
          <w:rFonts w:ascii="Lucida Console" w:hAnsi="Lucida Console"/>
          <w:color w:val="FF0000"/>
          <w:sz w:val="18"/>
          <w:bdr w:val="none" w:sz="0" w:space="0" w:color="auto" w:frame="1"/>
          <w:lang w:val="en-GB"/>
        </w:rPr>
      </w:pPr>
      <w:r w:rsidRPr="00D40E81">
        <w:rPr>
          <w:rStyle w:val="gnkrckgcgsb"/>
          <w:rFonts w:ascii="Lucida Console" w:hAnsi="Lucida Console"/>
          <w:color w:val="FF0000"/>
          <w:sz w:val="18"/>
          <w:bdr w:val="none" w:sz="0" w:space="0" w:color="auto" w:frame="1"/>
          <w:lang w:val="en-GB"/>
        </w:rPr>
        <w:t xml:space="preserve">Omitting </w:t>
      </w:r>
      <w:proofErr w:type="spellStart"/>
      <w:r w:rsidRPr="00D40E81">
        <w:rPr>
          <w:rStyle w:val="gnkrckgcgsb"/>
          <w:rFonts w:ascii="Lucida Console" w:hAnsi="Lucida Console"/>
          <w:color w:val="FF0000"/>
          <w:sz w:val="18"/>
          <w:bdr w:val="none" w:sz="0" w:space="0" w:color="auto" w:frame="1"/>
          <w:lang w:val="en-GB"/>
        </w:rPr>
        <w:t>Holopainen</w:t>
      </w:r>
      <w:proofErr w:type="spellEnd"/>
      <w:r w:rsidRPr="00D40E81">
        <w:rPr>
          <w:rStyle w:val="gnkrckgcgsb"/>
          <w:rFonts w:ascii="Lucida Console" w:hAnsi="Lucida Console"/>
          <w:color w:val="FF0000"/>
          <w:sz w:val="18"/>
          <w:bdr w:val="none" w:sz="0" w:space="0" w:color="auto" w:frame="1"/>
          <w:lang w:val="en-GB"/>
        </w:rPr>
        <w:t xml:space="preserve"> 1982   -0.5257 [-1.</w:t>
      </w:r>
      <w:proofErr w:type="gramStart"/>
      <w:r w:rsidRPr="00D40E81">
        <w:rPr>
          <w:rStyle w:val="gnkrckgcgsb"/>
          <w:rFonts w:ascii="Lucida Console" w:hAnsi="Lucida Console"/>
          <w:color w:val="FF0000"/>
          <w:sz w:val="18"/>
          <w:bdr w:val="none" w:sz="0" w:space="0" w:color="auto" w:frame="1"/>
          <w:lang w:val="en-GB"/>
        </w:rPr>
        <w:t>0592;  0.0079</w:t>
      </w:r>
      <w:proofErr w:type="gramEnd"/>
      <w:r w:rsidRPr="00D40E81">
        <w:rPr>
          <w:rStyle w:val="gnkrckgcgsb"/>
          <w:rFonts w:ascii="Lucida Console" w:hAnsi="Lucida Console"/>
          <w:color w:val="FF0000"/>
          <w:sz w:val="18"/>
          <w:bdr w:val="none" w:sz="0" w:space="0" w:color="auto" w:frame="1"/>
          <w:lang w:val="en-GB"/>
        </w:rPr>
        <w:t>]  0.0524  0.1873  78.2%</w:t>
      </w:r>
    </w:p>
    <w:p w14:paraId="35A8CBCC" w14:textId="77777777" w:rsidR="008161EB" w:rsidRPr="00D40E81" w:rsidRDefault="008161EB" w:rsidP="008161EB">
      <w:pPr>
        <w:pStyle w:val="HTMLPreformatted"/>
        <w:shd w:val="clear" w:color="auto" w:fill="FFFFFF"/>
        <w:wordWrap w:val="0"/>
        <w:spacing w:line="264" w:lineRule="auto"/>
        <w:ind w:left="357"/>
        <w:rPr>
          <w:rStyle w:val="gnkrckgcgsb"/>
          <w:rFonts w:ascii="Lucida Console" w:hAnsi="Lucida Console"/>
          <w:color w:val="FF0000"/>
          <w:sz w:val="18"/>
          <w:bdr w:val="none" w:sz="0" w:space="0" w:color="auto" w:frame="1"/>
          <w:lang w:val="en-GB"/>
        </w:rPr>
      </w:pPr>
      <w:r w:rsidRPr="00D40E81">
        <w:rPr>
          <w:rStyle w:val="gnkrckgcgsb"/>
          <w:rFonts w:ascii="Lucida Console" w:hAnsi="Lucida Console"/>
          <w:color w:val="FF0000"/>
          <w:sz w:val="18"/>
          <w:bdr w:val="none" w:sz="0" w:space="0" w:color="auto" w:frame="1"/>
          <w:lang w:val="en-GB"/>
        </w:rPr>
        <w:t>Omitting Johansson 2002    -0.5383 [-1.</w:t>
      </w:r>
      <w:proofErr w:type="gramStart"/>
      <w:r w:rsidRPr="00D40E81">
        <w:rPr>
          <w:rStyle w:val="gnkrckgcgsb"/>
          <w:rFonts w:ascii="Lucida Console" w:hAnsi="Lucida Console"/>
          <w:color w:val="FF0000"/>
          <w:sz w:val="18"/>
          <w:bdr w:val="none" w:sz="0" w:space="0" w:color="auto" w:frame="1"/>
          <w:lang w:val="en-GB"/>
        </w:rPr>
        <w:t>0942;  0.0176</w:t>
      </w:r>
      <w:proofErr w:type="gramEnd"/>
      <w:r w:rsidRPr="00D40E81">
        <w:rPr>
          <w:rStyle w:val="gnkrckgcgsb"/>
          <w:rFonts w:ascii="Lucida Console" w:hAnsi="Lucida Console"/>
          <w:color w:val="FF0000"/>
          <w:sz w:val="18"/>
          <w:bdr w:val="none" w:sz="0" w:space="0" w:color="auto" w:frame="1"/>
          <w:lang w:val="en-GB"/>
        </w:rPr>
        <w:t>]  0.0552  0.1854  78.2%</w:t>
      </w:r>
    </w:p>
    <w:p w14:paraId="279F1FA3" w14:textId="77777777" w:rsidR="008161EB" w:rsidRPr="00D40E81" w:rsidRDefault="008161EB" w:rsidP="008161EB">
      <w:pPr>
        <w:pStyle w:val="HTMLPreformatted"/>
        <w:shd w:val="clear" w:color="auto" w:fill="FFFFFF"/>
        <w:wordWrap w:val="0"/>
        <w:spacing w:line="264" w:lineRule="auto"/>
        <w:ind w:left="357"/>
        <w:rPr>
          <w:rStyle w:val="gnkrckgcgsb"/>
          <w:rFonts w:ascii="Lucida Console" w:hAnsi="Lucida Console"/>
          <w:b/>
          <w:color w:val="FF0000"/>
          <w:sz w:val="18"/>
          <w:bdr w:val="none" w:sz="0" w:space="0" w:color="auto" w:frame="1"/>
          <w:lang w:val="en-GB"/>
        </w:rPr>
      </w:pPr>
      <w:r w:rsidRPr="00D40E81">
        <w:rPr>
          <w:rStyle w:val="gnkrckgcgsb"/>
          <w:rFonts w:ascii="Lucida Console" w:hAnsi="Lucida Console"/>
          <w:b/>
          <w:color w:val="FF0000"/>
          <w:sz w:val="18"/>
          <w:bdr w:val="none" w:sz="0" w:space="0" w:color="auto" w:frame="1"/>
          <w:lang w:val="en-GB"/>
        </w:rPr>
        <w:t xml:space="preserve">Omitting </w:t>
      </w:r>
      <w:proofErr w:type="spellStart"/>
      <w:r w:rsidRPr="00D40E81">
        <w:rPr>
          <w:rStyle w:val="gnkrckgcgsb"/>
          <w:rFonts w:ascii="Lucida Console" w:hAnsi="Lucida Console"/>
          <w:b/>
          <w:color w:val="FF0000"/>
          <w:sz w:val="18"/>
          <w:bdr w:val="none" w:sz="0" w:space="0" w:color="auto" w:frame="1"/>
          <w:lang w:val="en-GB"/>
        </w:rPr>
        <w:t>Jorissen</w:t>
      </w:r>
      <w:proofErr w:type="spellEnd"/>
      <w:r w:rsidRPr="00D40E81">
        <w:rPr>
          <w:rStyle w:val="gnkrckgcgsb"/>
          <w:rFonts w:ascii="Lucida Console" w:hAnsi="Lucida Console"/>
          <w:b/>
          <w:color w:val="FF0000"/>
          <w:sz w:val="18"/>
          <w:bdr w:val="none" w:sz="0" w:space="0" w:color="auto" w:frame="1"/>
          <w:lang w:val="en-GB"/>
        </w:rPr>
        <w:t xml:space="preserve"> 2009     -0.6807 [-0.9519; -0.4094</w:t>
      </w:r>
      <w:proofErr w:type="gramStart"/>
      <w:r w:rsidRPr="00D40E81">
        <w:rPr>
          <w:rStyle w:val="gnkrckgcgsb"/>
          <w:rFonts w:ascii="Lucida Console" w:hAnsi="Lucida Console"/>
          <w:b/>
          <w:color w:val="FF0000"/>
          <w:sz w:val="18"/>
          <w:bdr w:val="none" w:sz="0" w:space="0" w:color="auto" w:frame="1"/>
          <w:lang w:val="en-GB"/>
        </w:rPr>
        <w:t>]  0.0013</w:t>
      </w:r>
      <w:proofErr w:type="gramEnd"/>
      <w:r w:rsidRPr="00D40E81">
        <w:rPr>
          <w:rStyle w:val="gnkrckgcgsb"/>
          <w:rFonts w:ascii="Lucida Console" w:hAnsi="Lucida Console"/>
          <w:b/>
          <w:color w:val="FF0000"/>
          <w:sz w:val="18"/>
          <w:bdr w:val="none" w:sz="0" w:space="0" w:color="auto" w:frame="1"/>
          <w:lang w:val="en-GB"/>
        </w:rPr>
        <w:t xml:space="preserve">  0.0000   0.0%</w:t>
      </w:r>
    </w:p>
    <w:p w14:paraId="1E8D717B" w14:textId="77777777" w:rsidR="008161EB" w:rsidRPr="00D40E81" w:rsidRDefault="008161EB" w:rsidP="008161EB">
      <w:pPr>
        <w:pStyle w:val="HTMLPreformatted"/>
        <w:shd w:val="clear" w:color="auto" w:fill="FFFFFF"/>
        <w:wordWrap w:val="0"/>
        <w:spacing w:line="264" w:lineRule="auto"/>
        <w:ind w:left="357"/>
        <w:rPr>
          <w:rStyle w:val="gnkrckgcgsb"/>
          <w:rFonts w:ascii="Lucida Console" w:hAnsi="Lucida Console"/>
          <w:color w:val="FF0000"/>
          <w:sz w:val="18"/>
          <w:bdr w:val="none" w:sz="0" w:space="0" w:color="auto" w:frame="1"/>
          <w:lang w:val="en-GB"/>
        </w:rPr>
      </w:pPr>
      <w:r w:rsidRPr="00D40E81">
        <w:rPr>
          <w:rStyle w:val="gnkrckgcgsb"/>
          <w:rFonts w:ascii="Lucida Console" w:hAnsi="Lucida Console"/>
          <w:color w:val="FF0000"/>
          <w:sz w:val="18"/>
          <w:bdr w:val="none" w:sz="0" w:space="0" w:color="auto" w:frame="1"/>
          <w:lang w:val="en-GB"/>
        </w:rPr>
        <w:t>Omitting Mastalerz 1997    -0.5098 [-1.</w:t>
      </w:r>
      <w:proofErr w:type="gramStart"/>
      <w:r w:rsidRPr="00D40E81">
        <w:rPr>
          <w:rStyle w:val="gnkrckgcgsb"/>
          <w:rFonts w:ascii="Lucida Console" w:hAnsi="Lucida Console"/>
          <w:color w:val="FF0000"/>
          <w:sz w:val="18"/>
          <w:bdr w:val="none" w:sz="0" w:space="0" w:color="auto" w:frame="1"/>
          <w:lang w:val="en-GB"/>
        </w:rPr>
        <w:t>0518;  0.0322</w:t>
      </w:r>
      <w:proofErr w:type="gramEnd"/>
      <w:r w:rsidRPr="00D40E81">
        <w:rPr>
          <w:rStyle w:val="gnkrckgcgsb"/>
          <w:rFonts w:ascii="Lucida Console" w:hAnsi="Lucida Console"/>
          <w:color w:val="FF0000"/>
          <w:sz w:val="18"/>
          <w:bdr w:val="none" w:sz="0" w:space="0" w:color="auto" w:frame="1"/>
          <w:lang w:val="en-GB"/>
        </w:rPr>
        <w:t>]  0.0603  0.1878  78.2%</w:t>
      </w:r>
    </w:p>
    <w:p w14:paraId="3347372E" w14:textId="77777777" w:rsidR="008161EB" w:rsidRPr="00D40E81" w:rsidRDefault="008161EB" w:rsidP="008161EB">
      <w:pPr>
        <w:pStyle w:val="HTMLPreformatted"/>
        <w:shd w:val="clear" w:color="auto" w:fill="FFFFFF"/>
        <w:wordWrap w:val="0"/>
        <w:spacing w:line="264" w:lineRule="auto"/>
        <w:ind w:left="357"/>
        <w:rPr>
          <w:rStyle w:val="gnkrckgcgsb"/>
          <w:rFonts w:ascii="Lucida Console" w:hAnsi="Lucida Console"/>
          <w:color w:val="FF0000"/>
          <w:sz w:val="18"/>
          <w:bdr w:val="none" w:sz="0" w:space="0" w:color="auto" w:frame="1"/>
          <w:lang w:val="en-GB"/>
        </w:rPr>
      </w:pPr>
      <w:r w:rsidRPr="00D40E81">
        <w:rPr>
          <w:rStyle w:val="gnkrckgcgsb"/>
          <w:rFonts w:ascii="Lucida Console" w:hAnsi="Lucida Console"/>
          <w:color w:val="FF0000"/>
          <w:sz w:val="18"/>
          <w:bdr w:val="none" w:sz="0" w:space="0" w:color="auto" w:frame="1"/>
          <w:lang w:val="en-GB"/>
        </w:rPr>
        <w:t xml:space="preserve">Omitting </w:t>
      </w:r>
      <w:proofErr w:type="spellStart"/>
      <w:r w:rsidRPr="00D40E81">
        <w:rPr>
          <w:rStyle w:val="gnkrckgcgsb"/>
          <w:rFonts w:ascii="Lucida Console" w:hAnsi="Lucida Console"/>
          <w:color w:val="FF0000"/>
          <w:sz w:val="18"/>
          <w:bdr w:val="none" w:sz="0" w:space="0" w:color="auto" w:frame="1"/>
          <w:lang w:val="en-GB"/>
        </w:rPr>
        <w:t>Mygind</w:t>
      </w:r>
      <w:proofErr w:type="spellEnd"/>
      <w:r w:rsidRPr="00D40E81">
        <w:rPr>
          <w:rStyle w:val="gnkrckgcgsb"/>
          <w:rFonts w:ascii="Lucida Console" w:hAnsi="Lucida Console"/>
          <w:color w:val="FF0000"/>
          <w:sz w:val="18"/>
          <w:bdr w:val="none" w:sz="0" w:space="0" w:color="auto" w:frame="1"/>
          <w:lang w:val="en-GB"/>
        </w:rPr>
        <w:t xml:space="preserve"> 1975       -0.4655 [-0.</w:t>
      </w:r>
      <w:proofErr w:type="gramStart"/>
      <w:r w:rsidRPr="00D40E81">
        <w:rPr>
          <w:rStyle w:val="gnkrckgcgsb"/>
          <w:rFonts w:ascii="Lucida Console" w:hAnsi="Lucida Console"/>
          <w:color w:val="FF0000"/>
          <w:sz w:val="18"/>
          <w:bdr w:val="none" w:sz="0" w:space="0" w:color="auto" w:frame="1"/>
          <w:lang w:val="en-GB"/>
        </w:rPr>
        <w:t>9861;  0.0550</w:t>
      </w:r>
      <w:proofErr w:type="gramEnd"/>
      <w:r w:rsidRPr="00D40E81">
        <w:rPr>
          <w:rStyle w:val="gnkrckgcgsb"/>
          <w:rFonts w:ascii="Lucida Console" w:hAnsi="Lucida Console"/>
          <w:color w:val="FF0000"/>
          <w:sz w:val="18"/>
          <w:bdr w:val="none" w:sz="0" w:space="0" w:color="auto" w:frame="1"/>
          <w:lang w:val="en-GB"/>
        </w:rPr>
        <w:t>]  0.0699  0.1667  76.8%</w:t>
      </w:r>
    </w:p>
    <w:p w14:paraId="4E1C9BBA" w14:textId="77777777" w:rsidR="008161EB" w:rsidRPr="00D40E81" w:rsidRDefault="008161EB" w:rsidP="008161EB">
      <w:pPr>
        <w:pStyle w:val="HTMLPreformatted"/>
        <w:shd w:val="clear" w:color="auto" w:fill="FFFFFF"/>
        <w:wordWrap w:val="0"/>
        <w:spacing w:line="264" w:lineRule="auto"/>
        <w:ind w:left="357"/>
        <w:rPr>
          <w:rStyle w:val="gnkrckgcgsb"/>
          <w:rFonts w:ascii="Lucida Console" w:hAnsi="Lucida Console"/>
          <w:color w:val="FF0000"/>
          <w:sz w:val="18"/>
          <w:bdr w:val="none" w:sz="0" w:space="0" w:color="auto" w:frame="1"/>
          <w:lang w:val="en-GB"/>
        </w:rPr>
      </w:pPr>
      <w:r w:rsidRPr="00D40E81">
        <w:rPr>
          <w:rStyle w:val="gnkrckgcgsb"/>
          <w:rFonts w:ascii="Lucida Console" w:hAnsi="Lucida Console"/>
          <w:color w:val="FF0000"/>
          <w:sz w:val="18"/>
          <w:bdr w:val="none" w:sz="0" w:space="0" w:color="auto" w:frame="1"/>
          <w:lang w:val="en-GB"/>
        </w:rPr>
        <w:t xml:space="preserve">Omitting </w:t>
      </w:r>
      <w:proofErr w:type="spellStart"/>
      <w:r w:rsidRPr="00D40E81">
        <w:rPr>
          <w:rStyle w:val="gnkrckgcgsb"/>
          <w:rFonts w:ascii="Lucida Console" w:hAnsi="Lucida Console"/>
          <w:color w:val="FF0000"/>
          <w:sz w:val="18"/>
          <w:bdr w:val="none" w:sz="0" w:space="0" w:color="auto" w:frame="1"/>
          <w:lang w:val="en-GB"/>
        </w:rPr>
        <w:t>Vlckova</w:t>
      </w:r>
      <w:proofErr w:type="spellEnd"/>
      <w:r w:rsidRPr="00D40E81">
        <w:rPr>
          <w:rStyle w:val="gnkrckgcgsb"/>
          <w:rFonts w:ascii="Lucida Console" w:hAnsi="Lucida Console"/>
          <w:color w:val="FF0000"/>
          <w:sz w:val="18"/>
          <w:bdr w:val="none" w:sz="0" w:space="0" w:color="auto" w:frame="1"/>
          <w:lang w:val="en-GB"/>
        </w:rPr>
        <w:t xml:space="preserve"> 2009      -0.4701 [-1.</w:t>
      </w:r>
      <w:proofErr w:type="gramStart"/>
      <w:r w:rsidRPr="00D40E81">
        <w:rPr>
          <w:rStyle w:val="gnkrckgcgsb"/>
          <w:rFonts w:ascii="Lucida Console" w:hAnsi="Lucida Console"/>
          <w:color w:val="FF0000"/>
          <w:sz w:val="18"/>
          <w:bdr w:val="none" w:sz="0" w:space="0" w:color="auto" w:frame="1"/>
          <w:lang w:val="en-GB"/>
        </w:rPr>
        <w:t>0165;  0.0763</w:t>
      </w:r>
      <w:proofErr w:type="gramEnd"/>
      <w:r w:rsidRPr="00D40E81">
        <w:rPr>
          <w:rStyle w:val="gnkrckgcgsb"/>
          <w:rFonts w:ascii="Lucida Console" w:hAnsi="Lucida Console"/>
          <w:color w:val="FF0000"/>
          <w:sz w:val="18"/>
          <w:bdr w:val="none" w:sz="0" w:space="0" w:color="auto" w:frame="1"/>
          <w:lang w:val="en-GB"/>
        </w:rPr>
        <w:t>]  0.0779  0.1759  75.7%</w:t>
      </w:r>
    </w:p>
    <w:p w14:paraId="3A8F1B5E" w14:textId="77777777" w:rsidR="008161EB" w:rsidRPr="00D40E81" w:rsidRDefault="008161EB" w:rsidP="008161EB">
      <w:pPr>
        <w:pStyle w:val="HTMLPreformatted"/>
        <w:shd w:val="clear" w:color="auto" w:fill="FFFFFF"/>
        <w:wordWrap w:val="0"/>
        <w:spacing w:line="264" w:lineRule="auto"/>
        <w:ind w:left="357"/>
        <w:rPr>
          <w:rStyle w:val="gnkrckgcgsb"/>
          <w:rFonts w:ascii="Lucida Console" w:hAnsi="Lucida Console"/>
          <w:color w:val="FF0000"/>
          <w:sz w:val="18"/>
          <w:bdr w:val="none" w:sz="0" w:space="0" w:color="auto" w:frame="1"/>
          <w:lang w:val="en-GB"/>
        </w:rPr>
      </w:pPr>
      <w:r w:rsidRPr="00D40E81">
        <w:rPr>
          <w:rStyle w:val="gnkrckgcgsb"/>
          <w:rFonts w:ascii="Lucida Console" w:hAnsi="Lucida Console"/>
          <w:color w:val="FF0000"/>
          <w:sz w:val="18"/>
          <w:bdr w:val="none" w:sz="0" w:space="0" w:color="auto" w:frame="1"/>
          <w:lang w:val="en-GB"/>
        </w:rPr>
        <w:t xml:space="preserve">                                                                            </w:t>
      </w:r>
    </w:p>
    <w:p w14:paraId="1F19B519" w14:textId="77777777" w:rsidR="008161EB" w:rsidRPr="00D40E81" w:rsidRDefault="008161EB" w:rsidP="008161EB">
      <w:pPr>
        <w:pStyle w:val="HTMLPreformatted"/>
        <w:shd w:val="clear" w:color="auto" w:fill="FFFFFF"/>
        <w:wordWrap w:val="0"/>
        <w:spacing w:line="264" w:lineRule="auto"/>
        <w:ind w:left="357"/>
        <w:rPr>
          <w:rFonts w:ascii="Lucida Console" w:hAnsi="Lucida Console"/>
          <w:color w:val="FF0000"/>
          <w:sz w:val="18"/>
          <w:lang w:val="en-GB"/>
        </w:rPr>
      </w:pPr>
      <w:r w:rsidRPr="00D40E81">
        <w:rPr>
          <w:rStyle w:val="gnkrckgcgsb"/>
          <w:rFonts w:ascii="Lucida Console" w:hAnsi="Lucida Console"/>
          <w:color w:val="FF0000"/>
          <w:sz w:val="18"/>
          <w:bdr w:val="none" w:sz="0" w:space="0" w:color="auto" w:frame="1"/>
          <w:lang w:val="en-GB"/>
        </w:rPr>
        <w:t>Pooled estimate            -0.5131 [-0.9587; -0.0676</w:t>
      </w:r>
      <w:proofErr w:type="gramStart"/>
      <w:r w:rsidRPr="00D40E81">
        <w:rPr>
          <w:rStyle w:val="gnkrckgcgsb"/>
          <w:rFonts w:ascii="Lucida Console" w:hAnsi="Lucida Console"/>
          <w:color w:val="FF0000"/>
          <w:sz w:val="18"/>
          <w:bdr w:val="none" w:sz="0" w:space="0" w:color="auto" w:frame="1"/>
          <w:lang w:val="en-GB"/>
        </w:rPr>
        <w:t>]  0.0304</w:t>
      </w:r>
      <w:proofErr w:type="gramEnd"/>
      <w:r w:rsidRPr="00D40E81">
        <w:rPr>
          <w:rStyle w:val="gnkrckgcgsb"/>
          <w:rFonts w:ascii="Lucida Console" w:hAnsi="Lucida Console"/>
          <w:color w:val="FF0000"/>
          <w:sz w:val="18"/>
          <w:bdr w:val="none" w:sz="0" w:space="0" w:color="auto" w:frame="1"/>
          <w:lang w:val="en-GB"/>
        </w:rPr>
        <w:t xml:space="preserve">  0.1477  73.9%</w:t>
      </w:r>
    </w:p>
    <w:p w14:paraId="384552A7" w14:textId="77777777" w:rsidR="008161EB" w:rsidRPr="00D40E81" w:rsidRDefault="008161EB" w:rsidP="008161EB">
      <w:pPr>
        <w:pStyle w:val="NormalWeb"/>
        <w:ind w:left="1068"/>
        <w:rPr>
          <w:rFonts w:asciiTheme="minorHAnsi" w:hAnsiTheme="minorHAnsi" w:cs="Arial"/>
          <w:sz w:val="20"/>
          <w:szCs w:val="22"/>
          <w:lang w:val="en-GB"/>
        </w:rPr>
      </w:pPr>
    </w:p>
    <w:p w14:paraId="5680B0F3" w14:textId="77777777" w:rsidR="008161EB" w:rsidRPr="00D40E81" w:rsidRDefault="008161EB" w:rsidP="00FE407B">
      <w:pPr>
        <w:pStyle w:val="NormalWeb"/>
        <w:ind w:left="708"/>
        <w:rPr>
          <w:rFonts w:asciiTheme="minorHAnsi" w:hAnsiTheme="minorHAnsi" w:cs="Arial"/>
          <w:sz w:val="22"/>
          <w:szCs w:val="22"/>
          <w:lang w:val="en-GB"/>
        </w:rPr>
      </w:pPr>
    </w:p>
    <w:p w14:paraId="221143C7" w14:textId="77777777" w:rsidR="00F145CF" w:rsidRPr="00D40E81" w:rsidRDefault="00F145CF" w:rsidP="00F145CF">
      <w:pPr>
        <w:pStyle w:val="Heading1"/>
        <w:numPr>
          <w:ilvl w:val="0"/>
          <w:numId w:val="5"/>
        </w:numPr>
        <w:rPr>
          <w:sz w:val="24"/>
          <w:lang w:val="en-GB"/>
        </w:rPr>
      </w:pPr>
      <w:r w:rsidRPr="00D40E81">
        <w:rPr>
          <w:sz w:val="24"/>
          <w:lang w:val="en-GB"/>
        </w:rPr>
        <w:t>Blood pressure lowering treatment for prevention of cardiovascular disease</w:t>
      </w:r>
    </w:p>
    <w:p w14:paraId="0B61F98B" w14:textId="77777777" w:rsidR="002A6B4F" w:rsidRPr="00D40E81" w:rsidRDefault="002A6B4F" w:rsidP="00B71C11">
      <w:pPr>
        <w:rPr>
          <w:lang w:val="en-GB"/>
        </w:rPr>
      </w:pPr>
    </w:p>
    <w:p w14:paraId="48AF1194" w14:textId="77777777" w:rsidR="00ED17A6" w:rsidRPr="00D40E81" w:rsidRDefault="00ED17A6" w:rsidP="00F145CF">
      <w:pPr>
        <w:spacing w:after="120"/>
        <w:ind w:left="360"/>
        <w:rPr>
          <w:rStyle w:val="Strong"/>
          <w:rFonts w:eastAsia="Times New Roman"/>
          <w:b w:val="0"/>
          <w:iCs/>
          <w:color w:val="333333"/>
          <w:lang w:val="en-GB" w:eastAsia="nl-NL"/>
        </w:rPr>
      </w:pPr>
      <w:r w:rsidRPr="00D40E81">
        <w:rPr>
          <w:rStyle w:val="Strong"/>
          <w:rFonts w:eastAsia="Times New Roman"/>
          <w:iCs/>
          <w:color w:val="333333"/>
          <w:lang w:val="en-GB" w:eastAsia="nl-NL"/>
        </w:rPr>
        <w:t>Background</w:t>
      </w:r>
      <w:r w:rsidRPr="00D40E81">
        <w:rPr>
          <w:rStyle w:val="Strong"/>
          <w:rFonts w:eastAsia="Times New Roman"/>
          <w:b w:val="0"/>
          <w:iCs/>
          <w:color w:val="333333"/>
          <w:lang w:val="en-GB" w:eastAsia="nl-NL"/>
        </w:rPr>
        <w:t xml:space="preserve"> </w:t>
      </w:r>
      <w:r w:rsidR="00F145CF" w:rsidRPr="00D40E81">
        <w:rPr>
          <w:rStyle w:val="Strong"/>
          <w:rFonts w:eastAsia="Times New Roman"/>
          <w:b w:val="0"/>
          <w:iCs/>
          <w:color w:val="333333"/>
          <w:lang w:val="en-GB" w:eastAsia="nl-NL"/>
        </w:rPr>
        <w:br/>
      </w:r>
      <w:r w:rsidRPr="00D40E81">
        <w:rPr>
          <w:rStyle w:val="Strong"/>
          <w:rFonts w:eastAsia="Times New Roman"/>
          <w:b w:val="0"/>
          <w:iCs/>
          <w:color w:val="333333"/>
          <w:lang w:val="en-GB" w:eastAsia="nl-NL"/>
        </w:rPr>
        <w:t xml:space="preserve">The benefits of blood pressure lowering treatment for prevention of cardiovascular disease are well established. However, the extent to which these effects differ by drug class or other factors is less clear. </w:t>
      </w:r>
      <w:proofErr w:type="spellStart"/>
      <w:r w:rsidRPr="00D40E81">
        <w:rPr>
          <w:rStyle w:val="Strong"/>
          <w:rFonts w:eastAsia="Times New Roman"/>
          <w:b w:val="0"/>
          <w:iCs/>
          <w:color w:val="333333"/>
          <w:lang w:val="en-GB" w:eastAsia="nl-NL"/>
        </w:rPr>
        <w:t>Ettehad</w:t>
      </w:r>
      <w:proofErr w:type="spellEnd"/>
      <w:r w:rsidRPr="00D40E81">
        <w:rPr>
          <w:rStyle w:val="Strong"/>
          <w:rFonts w:eastAsia="Times New Roman"/>
          <w:b w:val="0"/>
          <w:iCs/>
          <w:color w:val="333333"/>
          <w:lang w:val="en-GB" w:eastAsia="nl-NL"/>
        </w:rPr>
        <w:t xml:space="preserve"> et al. (Lancet, 2016) performed a systematic review and meta-analysis to clarify these differences.</w:t>
      </w:r>
    </w:p>
    <w:p w14:paraId="7F422A90" w14:textId="77777777" w:rsidR="00ED17A6" w:rsidRPr="00D40E81" w:rsidRDefault="00ED17A6" w:rsidP="00F145CF">
      <w:pPr>
        <w:spacing w:after="120"/>
        <w:ind w:left="360"/>
        <w:rPr>
          <w:rStyle w:val="Strong"/>
          <w:rFonts w:eastAsia="Times New Roman"/>
          <w:b w:val="0"/>
          <w:iCs/>
          <w:color w:val="333333"/>
          <w:lang w:val="en-GB" w:eastAsia="nl-NL"/>
        </w:rPr>
      </w:pPr>
      <w:r w:rsidRPr="00D40E81">
        <w:rPr>
          <w:rStyle w:val="Strong"/>
          <w:rFonts w:eastAsia="Times New Roman"/>
          <w:b w:val="0"/>
          <w:iCs/>
          <w:color w:val="333333"/>
          <w:lang w:val="en-GB" w:eastAsia="nl-NL"/>
        </w:rPr>
        <w:t>Medline was searched for large-scale blood pressure lowering trials. Randomised controlled trials of blood pressure lowering treatment were eligible for inclusion if they included a minimum of 1000 patient-years of follow-up in each study arm.</w:t>
      </w:r>
      <w:r w:rsidRPr="00D40E81">
        <w:rPr>
          <w:rStyle w:val="Strong"/>
          <w:rFonts w:eastAsia="Times New Roman" w:cs="Arial"/>
          <w:b w:val="0"/>
          <w:iCs/>
          <w:color w:val="333333"/>
          <w:lang w:val="en-GB" w:eastAsia="nl-NL"/>
        </w:rPr>
        <w:t xml:space="preserve"> </w:t>
      </w:r>
    </w:p>
    <w:p w14:paraId="2867C150" w14:textId="77777777" w:rsidR="00ED17A6" w:rsidRPr="00D40E81" w:rsidRDefault="00ED17A6" w:rsidP="00F145CF">
      <w:pPr>
        <w:spacing w:after="120"/>
        <w:ind w:left="360"/>
        <w:rPr>
          <w:rStyle w:val="Strong"/>
          <w:rFonts w:eastAsia="Times New Roman"/>
          <w:b w:val="0"/>
          <w:iCs/>
          <w:color w:val="333333"/>
          <w:lang w:val="en-GB" w:eastAsia="nl-NL"/>
        </w:rPr>
      </w:pPr>
      <w:r w:rsidRPr="00D40E81">
        <w:rPr>
          <w:rStyle w:val="Strong"/>
          <w:rFonts w:eastAsia="Times New Roman"/>
          <w:b w:val="0"/>
          <w:iCs/>
          <w:color w:val="333333"/>
          <w:lang w:val="en-GB" w:eastAsia="nl-NL"/>
        </w:rPr>
        <w:t>In total, the authors included 123 studies with 613,815 participants.</w:t>
      </w:r>
    </w:p>
    <w:p w14:paraId="2F6FDC3A" w14:textId="77777777" w:rsidR="00A11429" w:rsidRPr="00D40E81" w:rsidRDefault="00A11429" w:rsidP="00F145CF">
      <w:pPr>
        <w:spacing w:after="120"/>
        <w:ind w:left="360"/>
        <w:rPr>
          <w:rStyle w:val="Strong"/>
          <w:rFonts w:eastAsia="Times New Roman"/>
          <w:b w:val="0"/>
          <w:iCs/>
          <w:color w:val="333333"/>
          <w:lang w:val="en-GB" w:eastAsia="nl-NL"/>
        </w:rPr>
      </w:pPr>
    </w:p>
    <w:p w14:paraId="71605F74" w14:textId="77777777" w:rsidR="00B63403" w:rsidRPr="00D40E81" w:rsidRDefault="00ED17A6" w:rsidP="00B63403">
      <w:pPr>
        <w:pStyle w:val="ListParagraph"/>
        <w:numPr>
          <w:ilvl w:val="0"/>
          <w:numId w:val="11"/>
        </w:numPr>
        <w:rPr>
          <w:rStyle w:val="Strong"/>
          <w:rFonts w:eastAsia="Times New Roman"/>
          <w:b w:val="0"/>
          <w:iCs/>
          <w:color w:val="333333"/>
          <w:lang w:val="en-GB" w:eastAsia="nl-NL"/>
        </w:rPr>
      </w:pPr>
      <w:r w:rsidRPr="00D40E81">
        <w:rPr>
          <w:rStyle w:val="Strong"/>
          <w:rFonts w:eastAsia="Times New Roman"/>
          <w:b w:val="0"/>
          <w:iCs/>
          <w:color w:val="333333"/>
          <w:lang w:val="en-GB" w:eastAsia="nl-NL"/>
        </w:rPr>
        <w:t xml:space="preserve">To evaluate the relation between reduction in major cardiovascular disease events in relation to the achieved blood pressure reduction, the authors performed meta-regression. </w:t>
      </w:r>
      <w:r w:rsidR="00B63403" w:rsidRPr="00D40E81">
        <w:rPr>
          <w:rStyle w:val="Strong"/>
          <w:rFonts w:eastAsia="Times New Roman"/>
          <w:b w:val="0"/>
          <w:iCs/>
          <w:color w:val="333333"/>
          <w:lang w:val="en-GB" w:eastAsia="nl-NL"/>
        </w:rPr>
        <w:br/>
      </w:r>
      <w:r w:rsidRPr="00D40E81">
        <w:rPr>
          <w:rStyle w:val="Strong"/>
          <w:rFonts w:eastAsia="Times New Roman"/>
          <w:b w:val="0"/>
          <w:iCs/>
          <w:color w:val="333333"/>
          <w:lang w:val="en-GB" w:eastAsia="nl-NL"/>
        </w:rPr>
        <w:t xml:space="preserve">This resulted in an estimated risk ratio (RR) of 0.80 per 10 mmHg of reduction. </w:t>
      </w:r>
      <w:r w:rsidR="00B63403" w:rsidRPr="00D40E81">
        <w:rPr>
          <w:rStyle w:val="Strong"/>
          <w:rFonts w:eastAsia="Times New Roman"/>
          <w:b w:val="0"/>
          <w:iCs/>
          <w:color w:val="333333"/>
          <w:lang w:val="en-GB" w:eastAsia="nl-NL"/>
        </w:rPr>
        <w:br/>
      </w:r>
    </w:p>
    <w:p w14:paraId="193AE2CC" w14:textId="77777777" w:rsidR="00B63403" w:rsidRPr="00D40E81" w:rsidRDefault="00B63403" w:rsidP="00B63403">
      <w:pPr>
        <w:pStyle w:val="ListParagraph"/>
        <w:ind w:left="360"/>
        <w:rPr>
          <w:rStyle w:val="Strong"/>
          <w:rFonts w:eastAsia="Times New Roman"/>
          <w:b w:val="0"/>
          <w:iCs/>
          <w:color w:val="333333"/>
          <w:lang w:val="en-GB" w:eastAsia="nl-NL"/>
        </w:rPr>
      </w:pPr>
      <w:r w:rsidRPr="00D40E81">
        <w:rPr>
          <w:rStyle w:val="Strong"/>
          <w:rFonts w:eastAsia="Times New Roman"/>
          <w:b w:val="0"/>
          <w:iCs/>
          <w:color w:val="333333"/>
          <w:lang w:val="en-GB" w:eastAsia="nl-NL"/>
        </w:rPr>
        <w:lastRenderedPageBreak/>
        <w:t xml:space="preserve">How large is the reduction in the risk for major cardiovascular disease events per 10 mmHg blood pressure reduction?  </w:t>
      </w:r>
      <w:r w:rsidRPr="00D40E81">
        <w:rPr>
          <w:rStyle w:val="Strong"/>
          <w:rFonts w:eastAsia="Times New Roman"/>
          <w:b w:val="0"/>
          <w:iCs/>
          <w:color w:val="333333"/>
          <w:lang w:val="en-GB" w:eastAsia="nl-NL"/>
        </w:rPr>
        <w:br/>
      </w:r>
    </w:p>
    <w:p w14:paraId="031B771E" w14:textId="77777777" w:rsidR="00ED17A6" w:rsidRPr="00D40E81" w:rsidRDefault="00ED17A6" w:rsidP="00ED17A6">
      <w:pPr>
        <w:pStyle w:val="ListParagraph"/>
        <w:numPr>
          <w:ilvl w:val="0"/>
          <w:numId w:val="11"/>
        </w:numPr>
        <w:spacing w:after="120"/>
        <w:rPr>
          <w:rStyle w:val="Strong"/>
          <w:rFonts w:cs="Arial"/>
          <w:b w:val="0"/>
          <w:bCs w:val="0"/>
          <w:lang w:val="en-GB"/>
        </w:rPr>
      </w:pPr>
      <w:r w:rsidRPr="00D40E81">
        <w:rPr>
          <w:rStyle w:val="Strong"/>
          <w:rFonts w:eastAsia="Times New Roman"/>
          <w:b w:val="0"/>
          <w:iCs/>
          <w:color w:val="333333"/>
          <w:lang w:val="en-GB" w:eastAsia="nl-NL"/>
        </w:rPr>
        <w:t xml:space="preserve">Assume a cardiovascular disease event rate of 10% in the control group. </w:t>
      </w:r>
      <w:r w:rsidR="007A2DCE" w:rsidRPr="00D40E81">
        <w:rPr>
          <w:rStyle w:val="Strong"/>
          <w:rFonts w:eastAsia="Times New Roman"/>
          <w:b w:val="0"/>
          <w:iCs/>
          <w:color w:val="333333"/>
          <w:lang w:val="en-GB" w:eastAsia="nl-NL"/>
        </w:rPr>
        <w:br/>
      </w:r>
      <w:r w:rsidRPr="00D40E81">
        <w:rPr>
          <w:rStyle w:val="Strong"/>
          <w:rFonts w:eastAsia="Times New Roman"/>
          <w:b w:val="0"/>
          <w:iCs/>
          <w:color w:val="333333"/>
          <w:lang w:val="en-GB" w:eastAsia="nl-NL"/>
        </w:rPr>
        <w:t xml:space="preserve">Explain which event rate you expect in the experimental group if the difference in </w:t>
      </w:r>
      <w:r w:rsidR="007A2DCE" w:rsidRPr="00D40E81">
        <w:rPr>
          <w:rStyle w:val="Strong"/>
          <w:rFonts w:eastAsia="Times New Roman"/>
          <w:b w:val="0"/>
          <w:iCs/>
          <w:color w:val="333333"/>
          <w:lang w:val="en-GB" w:eastAsia="nl-NL"/>
        </w:rPr>
        <w:t>Systolic Blood Pressure (SBP)</w:t>
      </w:r>
      <w:r w:rsidRPr="00D40E81">
        <w:rPr>
          <w:rStyle w:val="Strong"/>
          <w:rFonts w:eastAsia="Times New Roman"/>
          <w:b w:val="0"/>
          <w:iCs/>
          <w:color w:val="333333"/>
          <w:lang w:val="en-GB" w:eastAsia="nl-NL"/>
        </w:rPr>
        <w:t xml:space="preserve"> between the control and experimental group is </w:t>
      </w:r>
      <w:r w:rsidR="00B63403" w:rsidRPr="00D40E81">
        <w:rPr>
          <w:rStyle w:val="Strong"/>
          <w:rFonts w:eastAsia="Times New Roman"/>
          <w:b w:val="0"/>
          <w:iCs/>
          <w:color w:val="333333"/>
          <w:lang w:val="en-GB" w:eastAsia="nl-NL"/>
        </w:rPr>
        <w:t>10</w:t>
      </w:r>
      <w:r w:rsidRPr="00D40E81">
        <w:rPr>
          <w:rStyle w:val="Strong"/>
          <w:rFonts w:eastAsia="Times New Roman"/>
          <w:b w:val="0"/>
          <w:iCs/>
          <w:color w:val="333333"/>
          <w:lang w:val="en-GB" w:eastAsia="nl-NL"/>
        </w:rPr>
        <w:t xml:space="preserve"> mmHg? </w:t>
      </w:r>
    </w:p>
    <w:p w14:paraId="4FB5668E" w14:textId="77777777" w:rsidR="00B63403" w:rsidRPr="00D40E81" w:rsidRDefault="00B63403" w:rsidP="00B63403">
      <w:pPr>
        <w:spacing w:after="120"/>
        <w:ind w:left="360"/>
        <w:rPr>
          <w:rStyle w:val="Strong"/>
          <w:rFonts w:eastAsia="Times New Roman"/>
          <w:b w:val="0"/>
          <w:iCs/>
          <w:color w:val="333333"/>
          <w:lang w:val="en-GB" w:eastAsia="nl-NL"/>
        </w:rPr>
      </w:pPr>
    </w:p>
    <w:p w14:paraId="7D2C3950" w14:textId="77777777" w:rsidR="004977B6" w:rsidRPr="00D40E81" w:rsidRDefault="004977B6" w:rsidP="004977B6">
      <w:pPr>
        <w:pStyle w:val="ListParagraph"/>
        <w:numPr>
          <w:ilvl w:val="0"/>
          <w:numId w:val="11"/>
        </w:numPr>
        <w:spacing w:after="120"/>
        <w:rPr>
          <w:rStyle w:val="Strong"/>
          <w:rFonts w:eastAsia="Times New Roman"/>
          <w:b w:val="0"/>
          <w:iCs/>
          <w:color w:val="333333"/>
          <w:lang w:val="en-GB" w:eastAsia="nl-NL"/>
        </w:rPr>
      </w:pPr>
      <w:r w:rsidRPr="00D40E81">
        <w:rPr>
          <w:rStyle w:val="Strong"/>
          <w:rFonts w:eastAsia="Times New Roman"/>
          <w:b w:val="0"/>
          <w:iCs/>
          <w:color w:val="333333"/>
          <w:lang w:val="en-GB" w:eastAsia="nl-NL"/>
        </w:rPr>
        <w:t xml:space="preserve">And what event rate do you expect in the experimental </w:t>
      </w:r>
      <w:proofErr w:type="gramStart"/>
      <w:r w:rsidRPr="00D40E81">
        <w:rPr>
          <w:rStyle w:val="Strong"/>
          <w:rFonts w:eastAsia="Times New Roman"/>
          <w:b w:val="0"/>
          <w:iCs/>
          <w:color w:val="333333"/>
          <w:lang w:val="en-GB" w:eastAsia="nl-NL"/>
        </w:rPr>
        <w:t>group  if</w:t>
      </w:r>
      <w:proofErr w:type="gramEnd"/>
      <w:r w:rsidRPr="00D40E81">
        <w:rPr>
          <w:rStyle w:val="Strong"/>
          <w:rFonts w:eastAsia="Times New Roman"/>
          <w:b w:val="0"/>
          <w:iCs/>
          <w:color w:val="333333"/>
          <w:lang w:val="en-GB" w:eastAsia="nl-NL"/>
        </w:rPr>
        <w:t xml:space="preserve"> the difference is 15 mmHg?</w:t>
      </w:r>
    </w:p>
    <w:p w14:paraId="249FC034" w14:textId="77777777" w:rsidR="00B63403" w:rsidRPr="00D40E81" w:rsidRDefault="00B63403" w:rsidP="00B63403">
      <w:pPr>
        <w:spacing w:after="120"/>
        <w:ind w:left="360"/>
        <w:rPr>
          <w:rStyle w:val="Strong"/>
          <w:rFonts w:eastAsia="Times New Roman"/>
          <w:b w:val="0"/>
          <w:iCs/>
          <w:color w:val="333333"/>
          <w:lang w:val="en-GB" w:eastAsia="nl-NL"/>
        </w:rPr>
      </w:pPr>
    </w:p>
    <w:p w14:paraId="1F9D5466" w14:textId="77777777" w:rsidR="00B63403" w:rsidRPr="00D40E81" w:rsidRDefault="00B63403" w:rsidP="00B63403">
      <w:pPr>
        <w:spacing w:after="120"/>
        <w:rPr>
          <w:rStyle w:val="Strong"/>
          <w:rFonts w:eastAsia="Times New Roman"/>
          <w:b w:val="0"/>
          <w:iCs/>
          <w:color w:val="333333"/>
          <w:lang w:val="en-GB" w:eastAsia="nl-NL"/>
        </w:rPr>
      </w:pPr>
      <w:r w:rsidRPr="00D40E81">
        <w:rPr>
          <w:rStyle w:val="Strong"/>
          <w:rFonts w:eastAsia="Times New Roman"/>
          <w:b w:val="0"/>
          <w:iCs/>
          <w:color w:val="333333"/>
          <w:lang w:val="en-GB" w:eastAsia="nl-NL"/>
        </w:rPr>
        <w:t xml:space="preserve">Figure </w:t>
      </w:r>
      <w:r w:rsidR="007A2DCE" w:rsidRPr="00D40E81">
        <w:rPr>
          <w:rStyle w:val="Strong"/>
          <w:rFonts w:eastAsia="Times New Roman"/>
          <w:b w:val="0"/>
          <w:iCs/>
          <w:color w:val="333333"/>
          <w:lang w:val="en-GB" w:eastAsia="nl-NL"/>
        </w:rPr>
        <w:t>2.</w:t>
      </w:r>
      <w:r w:rsidRPr="00D40E81">
        <w:rPr>
          <w:rStyle w:val="Strong"/>
          <w:rFonts w:eastAsia="Times New Roman"/>
          <w:b w:val="0"/>
          <w:iCs/>
          <w:color w:val="333333"/>
          <w:lang w:val="en-GB" w:eastAsia="nl-NL"/>
        </w:rPr>
        <w:t xml:space="preserve">1 </w:t>
      </w:r>
      <w:r w:rsidR="007A2DCE" w:rsidRPr="00D40E81">
        <w:rPr>
          <w:rStyle w:val="Strong"/>
          <w:rFonts w:eastAsia="Times New Roman"/>
          <w:b w:val="0"/>
          <w:iCs/>
          <w:color w:val="333333"/>
          <w:lang w:val="en-GB" w:eastAsia="nl-NL"/>
        </w:rPr>
        <w:t xml:space="preserve">(below) </w:t>
      </w:r>
      <w:r w:rsidRPr="00D40E81">
        <w:rPr>
          <w:rStyle w:val="Strong"/>
          <w:rFonts w:eastAsia="Times New Roman"/>
          <w:b w:val="0"/>
          <w:iCs/>
          <w:color w:val="333333"/>
          <w:lang w:val="en-GB" w:eastAsia="nl-NL"/>
        </w:rPr>
        <w:t xml:space="preserve">shows the fixed-effect meta-regression results for all-cause mortality in relation to systolic blood pressure reduction. Studies are indicated with small and large circles (bubbles). </w:t>
      </w:r>
    </w:p>
    <w:p w14:paraId="71BB87CC" w14:textId="77777777" w:rsidR="00B63403" w:rsidRPr="00D40E81" w:rsidRDefault="00B63403" w:rsidP="00B63403">
      <w:pPr>
        <w:pStyle w:val="ListParagraph"/>
        <w:spacing w:after="120"/>
        <w:ind w:left="360"/>
        <w:rPr>
          <w:rStyle w:val="Strong"/>
          <w:rFonts w:eastAsia="Times New Roman"/>
          <w:b w:val="0"/>
          <w:iCs/>
          <w:color w:val="333333"/>
          <w:lang w:val="en-GB" w:eastAsia="nl-NL"/>
        </w:rPr>
      </w:pPr>
    </w:p>
    <w:p w14:paraId="42558689" w14:textId="77777777" w:rsidR="00B63403" w:rsidRPr="00D40E81" w:rsidRDefault="00B63403" w:rsidP="00B63403">
      <w:pPr>
        <w:pStyle w:val="ListParagraph"/>
        <w:spacing w:after="120"/>
        <w:ind w:left="360"/>
        <w:rPr>
          <w:rStyle w:val="Strong"/>
          <w:rFonts w:eastAsia="Times New Roman"/>
          <w:b w:val="0"/>
          <w:iCs/>
          <w:color w:val="333333"/>
          <w:lang w:val="en-GB" w:eastAsia="nl-NL"/>
        </w:rPr>
      </w:pPr>
    </w:p>
    <w:p w14:paraId="6616FF1F" w14:textId="77777777" w:rsidR="00B63403" w:rsidRPr="00D40E81" w:rsidRDefault="00B63403" w:rsidP="00B63403">
      <w:pPr>
        <w:pStyle w:val="ListParagraph"/>
        <w:numPr>
          <w:ilvl w:val="0"/>
          <w:numId w:val="11"/>
        </w:numPr>
        <w:spacing w:after="120"/>
        <w:rPr>
          <w:rStyle w:val="Strong"/>
          <w:rFonts w:eastAsia="Times New Roman"/>
          <w:b w:val="0"/>
          <w:iCs/>
          <w:color w:val="333333"/>
          <w:lang w:val="en-GB" w:eastAsia="nl-NL"/>
        </w:rPr>
      </w:pPr>
      <w:r w:rsidRPr="00D40E81">
        <w:rPr>
          <w:rStyle w:val="Strong"/>
          <w:rFonts w:eastAsia="Times New Roman"/>
          <w:b w:val="0"/>
          <w:iCs/>
          <w:color w:val="333333"/>
          <w:lang w:val="en-GB" w:eastAsia="nl-NL"/>
        </w:rPr>
        <w:t>Try to give a formula for the regression line.</w:t>
      </w:r>
    </w:p>
    <w:p w14:paraId="1B4641CC" w14:textId="77777777" w:rsidR="00B63403" w:rsidRPr="00D40E81" w:rsidRDefault="00B63403" w:rsidP="00B63403">
      <w:pPr>
        <w:spacing w:after="120"/>
        <w:ind w:left="360"/>
        <w:rPr>
          <w:rStyle w:val="Strong"/>
          <w:rFonts w:eastAsia="Times New Roman"/>
          <w:b w:val="0"/>
          <w:iCs/>
          <w:color w:val="333333"/>
          <w:lang w:val="en-GB" w:eastAsia="nl-NL"/>
        </w:rPr>
      </w:pPr>
    </w:p>
    <w:p w14:paraId="7156FA69" w14:textId="77777777" w:rsidR="00ED17A6" w:rsidRPr="00D40E81" w:rsidRDefault="00ED17A6" w:rsidP="00B63403">
      <w:pPr>
        <w:spacing w:after="120"/>
        <w:rPr>
          <w:rFonts w:ascii="Arial" w:hAnsi="Arial" w:cs="Arial"/>
          <w:lang w:val="en-GB"/>
        </w:rPr>
      </w:pPr>
      <w:r w:rsidRPr="00D40E81">
        <w:rPr>
          <w:noProof/>
          <w:lang w:val="en-GB" w:eastAsia="nl-NL"/>
        </w:rPr>
        <w:drawing>
          <wp:inline distT="0" distB="0" distL="0" distR="0" wp14:anchorId="12F5EEA6" wp14:editId="7FD10D60">
            <wp:extent cx="5395788" cy="3922275"/>
            <wp:effectExtent l="19050" t="0" r="0" b="0"/>
            <wp:docPr id="12" name="Picture 0" descr="lancet meta-analsis blood pressure 1-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cet meta-analsis blood pressure 1-s2.bmp"/>
                    <pic:cNvPicPr/>
                  </pic:nvPicPr>
                  <pic:blipFill>
                    <a:blip r:embed="rId10" cstate="print"/>
                    <a:stretch>
                      <a:fillRect/>
                    </a:stretch>
                  </pic:blipFill>
                  <pic:spPr>
                    <a:xfrm>
                      <a:off x="0" y="0"/>
                      <a:ext cx="5396470" cy="3922770"/>
                    </a:xfrm>
                    <a:prstGeom prst="rect">
                      <a:avLst/>
                    </a:prstGeom>
                  </pic:spPr>
                </pic:pic>
              </a:graphicData>
            </a:graphic>
          </wp:inline>
        </w:drawing>
      </w:r>
    </w:p>
    <w:p w14:paraId="30D17D0A" w14:textId="77777777" w:rsidR="00ED17A6" w:rsidRPr="00D40E81" w:rsidRDefault="00ED17A6" w:rsidP="00ED17A6">
      <w:pPr>
        <w:spacing w:after="120"/>
        <w:rPr>
          <w:rFonts w:cs="Arial"/>
          <w:i/>
          <w:lang w:val="en-GB"/>
        </w:rPr>
      </w:pPr>
      <w:r w:rsidRPr="00D40E81">
        <w:rPr>
          <w:rFonts w:cs="Arial"/>
          <w:i/>
          <w:lang w:val="en-GB"/>
        </w:rPr>
        <w:t xml:space="preserve">Figure </w:t>
      </w:r>
      <w:r w:rsidR="007A2DCE" w:rsidRPr="00D40E81">
        <w:rPr>
          <w:rFonts w:cs="Arial"/>
          <w:i/>
          <w:lang w:val="en-GB"/>
        </w:rPr>
        <w:t>2</w:t>
      </w:r>
      <w:r w:rsidRPr="00D40E81">
        <w:rPr>
          <w:rFonts w:cs="Arial"/>
          <w:i/>
          <w:lang w:val="en-GB"/>
        </w:rPr>
        <w:t>.1</w:t>
      </w:r>
      <w:r w:rsidRPr="00D40E81">
        <w:rPr>
          <w:rFonts w:cs="Arial"/>
          <w:b/>
          <w:i/>
          <w:lang w:val="en-GB"/>
        </w:rPr>
        <w:t xml:space="preserve">. </w:t>
      </w:r>
      <w:r w:rsidRPr="00D40E81">
        <w:rPr>
          <w:rFonts w:cs="Arial"/>
          <w:i/>
          <w:lang w:val="en-GB"/>
        </w:rPr>
        <w:t xml:space="preserve"> Meta-regression plot of the percentage risk reduction in all-cause mortality (y</w:t>
      </w:r>
      <w:r w:rsidRPr="00D40E81">
        <w:rPr>
          <w:rFonts w:cs="Arial"/>
          <w:i/>
          <w:lang w:val="en-GB"/>
        </w:rPr>
        <w:noBreakHyphen/>
        <w:t xml:space="preserve">axis) regressed against the difference in achieved systolic blood pressure (SBP) between treatment arms (x-axis). </w:t>
      </w:r>
    </w:p>
    <w:p w14:paraId="6FB6BBE0" w14:textId="77777777" w:rsidR="00ED17A6" w:rsidRPr="00D40E81" w:rsidRDefault="00ED17A6" w:rsidP="00ED17A6">
      <w:pPr>
        <w:spacing w:after="120"/>
        <w:rPr>
          <w:rFonts w:ascii="Arial" w:hAnsi="Arial" w:cs="Arial"/>
          <w:lang w:val="en-GB"/>
        </w:rPr>
      </w:pPr>
    </w:p>
    <w:p w14:paraId="50527902" w14:textId="77777777" w:rsidR="00B71C11" w:rsidRPr="00D40E81" w:rsidRDefault="00B71C11" w:rsidP="007A2DCE">
      <w:pPr>
        <w:pStyle w:val="Heading1"/>
        <w:numPr>
          <w:ilvl w:val="0"/>
          <w:numId w:val="15"/>
        </w:numPr>
        <w:rPr>
          <w:sz w:val="24"/>
          <w:lang w:val="en-GB"/>
        </w:rPr>
      </w:pPr>
      <w:r w:rsidRPr="00D40E81">
        <w:rPr>
          <w:sz w:val="24"/>
          <w:lang w:val="en-GB"/>
        </w:rPr>
        <w:lastRenderedPageBreak/>
        <w:t>Preparation for next week:</w:t>
      </w:r>
    </w:p>
    <w:p w14:paraId="06F92CA7" w14:textId="77777777" w:rsidR="00B71C11" w:rsidRPr="00D40E81" w:rsidRDefault="00B71C11" w:rsidP="00B71C11">
      <w:pPr>
        <w:ind w:left="360"/>
        <w:rPr>
          <w:lang w:val="en-GB"/>
        </w:rPr>
      </w:pPr>
    </w:p>
    <w:p w14:paraId="2032BDDD" w14:textId="77777777" w:rsidR="00B71C11" w:rsidRPr="00D40E81" w:rsidRDefault="00B71C11" w:rsidP="00B71C11">
      <w:pPr>
        <w:ind w:left="360"/>
        <w:rPr>
          <w:lang w:val="en-GB"/>
        </w:rPr>
      </w:pPr>
      <w:r w:rsidRPr="00D40E81">
        <w:rPr>
          <w:lang w:val="en-GB"/>
        </w:rPr>
        <w:t xml:space="preserve">Next week we will discuss publication bias. </w:t>
      </w:r>
    </w:p>
    <w:p w14:paraId="55AA8DCB" w14:textId="77777777" w:rsidR="002A6B4F" w:rsidRPr="00D40E81" w:rsidRDefault="00B71C11" w:rsidP="00B71C11">
      <w:pPr>
        <w:ind w:left="360"/>
        <w:rPr>
          <w:lang w:val="en-GB"/>
        </w:rPr>
      </w:pPr>
      <w:r w:rsidRPr="00D40E81">
        <w:rPr>
          <w:lang w:val="en-GB"/>
        </w:rPr>
        <w:t xml:space="preserve">Prepare by viewing the following TED talk from 2011, by Ben </w:t>
      </w:r>
      <w:proofErr w:type="spellStart"/>
      <w:r w:rsidRPr="00D40E81">
        <w:rPr>
          <w:lang w:val="en-GB"/>
        </w:rPr>
        <w:t>Goldacre</w:t>
      </w:r>
      <w:proofErr w:type="spellEnd"/>
      <w:r w:rsidRPr="00D40E81">
        <w:rPr>
          <w:lang w:val="en-GB"/>
        </w:rPr>
        <w:t xml:space="preserve"> (14:19 minutes)</w:t>
      </w:r>
      <w:r w:rsidR="00A11429" w:rsidRPr="00D40E81">
        <w:rPr>
          <w:lang w:val="en-GB"/>
        </w:rPr>
        <w:t>, known for his criticism of bad science and bad pharma</w:t>
      </w:r>
      <w:r w:rsidRPr="00D40E81">
        <w:rPr>
          <w:lang w:val="en-GB"/>
        </w:rPr>
        <w:t>.</w:t>
      </w:r>
    </w:p>
    <w:p w14:paraId="0B0E7BAB" w14:textId="77777777" w:rsidR="001404BE" w:rsidRPr="00D40E81" w:rsidRDefault="00DA5DDC" w:rsidP="00B71C11">
      <w:pPr>
        <w:ind w:left="360"/>
        <w:rPr>
          <w:lang w:val="en-GB"/>
        </w:rPr>
      </w:pPr>
      <w:hyperlink r:id="rId11" w:history="1">
        <w:r w:rsidR="007A71AA" w:rsidRPr="00D40E81">
          <w:rPr>
            <w:rStyle w:val="Hyperlink"/>
            <w:lang w:val="en-GB"/>
          </w:rPr>
          <w:t>https://</w:t>
        </w:r>
      </w:hyperlink>
      <w:hyperlink r:id="rId12" w:history="1">
        <w:r w:rsidR="007A71AA" w:rsidRPr="00D40E81">
          <w:rPr>
            <w:rStyle w:val="Hyperlink"/>
            <w:lang w:val="en-GB"/>
          </w:rPr>
          <w:t>www.ted.com/talks/ben_goldacre_battling_bad_science?language=en#t-274330</w:t>
        </w:r>
      </w:hyperlink>
      <w:r w:rsidR="007A71AA" w:rsidRPr="00D40E81">
        <w:rPr>
          <w:lang w:val="en-GB"/>
        </w:rPr>
        <w:t xml:space="preserve"> </w:t>
      </w:r>
    </w:p>
    <w:p w14:paraId="45AAF735" w14:textId="77777777" w:rsidR="00B71C11" w:rsidRPr="00D40E81" w:rsidRDefault="0019115C">
      <w:pPr>
        <w:rPr>
          <w:lang w:val="en-GB"/>
        </w:rPr>
      </w:pPr>
      <w:r w:rsidRPr="00D40E81">
        <w:rPr>
          <w:noProof/>
          <w:lang w:val="en-GB" w:eastAsia="nl-NL"/>
        </w:rPr>
        <w:drawing>
          <wp:inline distT="0" distB="0" distL="0" distR="0" wp14:anchorId="11FB0920" wp14:editId="6699BDCE">
            <wp:extent cx="5400624" cy="3407704"/>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a:stretch>
                      <a:fillRect/>
                    </a:stretch>
                  </pic:blipFill>
                  <pic:spPr bwMode="auto">
                    <a:xfrm>
                      <a:off x="0" y="0"/>
                      <a:ext cx="5400624" cy="3407704"/>
                    </a:xfrm>
                    <a:prstGeom prst="rect">
                      <a:avLst/>
                    </a:prstGeom>
                    <a:noFill/>
                    <a:ln w="9525">
                      <a:noFill/>
                      <a:miter lim="800000"/>
                      <a:headEnd/>
                      <a:tailEnd/>
                    </a:ln>
                  </pic:spPr>
                </pic:pic>
              </a:graphicData>
            </a:graphic>
          </wp:inline>
        </w:drawing>
      </w:r>
    </w:p>
    <w:p w14:paraId="4ADA8CE9" w14:textId="77777777" w:rsidR="007A71AA" w:rsidRPr="00D40E81" w:rsidRDefault="007A71AA">
      <w:pPr>
        <w:rPr>
          <w:lang w:val="en-GB"/>
        </w:rPr>
      </w:pPr>
    </w:p>
    <w:p w14:paraId="3D5CAC9F" w14:textId="77777777" w:rsidR="007A71AA" w:rsidRPr="00D40E81" w:rsidRDefault="007A71AA">
      <w:pPr>
        <w:rPr>
          <w:lang w:val="en-GB"/>
        </w:rPr>
      </w:pPr>
    </w:p>
    <w:p w14:paraId="275731C5" w14:textId="77777777" w:rsidR="007A71AA" w:rsidRPr="00D40E81" w:rsidRDefault="007A71AA">
      <w:pPr>
        <w:rPr>
          <w:lang w:val="en-GB"/>
        </w:rPr>
      </w:pPr>
    </w:p>
    <w:p w14:paraId="571D1C85" w14:textId="77777777" w:rsidR="00E15AFD" w:rsidRPr="00D40E81" w:rsidRDefault="00E15AFD">
      <w:pPr>
        <w:rPr>
          <w:lang w:val="en-GB"/>
        </w:rPr>
      </w:pPr>
    </w:p>
    <w:sectPr w:rsidR="00E15AFD" w:rsidRPr="00D40E81" w:rsidSect="0008349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dvTT00bc0be2+fb">
    <w:altName w:val="Calibri"/>
    <w:panose1 w:val="00000000000000000000"/>
    <w:charset w:val="00"/>
    <w:family w:val="auto"/>
    <w:notTrueType/>
    <w:pitch w:val="default"/>
    <w:sig w:usb0="00000003" w:usb1="00000000" w:usb2="00000000" w:usb3="00000000" w:csb0="00000001" w:csb1="00000000"/>
  </w:font>
  <w:font w:name="AdvOT8608a8d1+22">
    <w:altName w:val="Arial Unicode MS"/>
    <w:panose1 w:val="00000000000000000000"/>
    <w:charset w:val="86"/>
    <w:family w:val="auto"/>
    <w:notTrueType/>
    <w:pitch w:val="default"/>
    <w:sig w:usb0="00000000" w:usb1="080E0000" w:usb2="00000010" w:usb3="00000000" w:csb0="00040000" w:csb1="00000000"/>
  </w:font>
  <w:font w:name="AdvTT05cc2067+03">
    <w:altName w:val="Times New Roman"/>
    <w:panose1 w:val="00000000000000000000"/>
    <w:charset w:val="A1"/>
    <w:family w:val="auto"/>
    <w:notTrueType/>
    <w:pitch w:val="default"/>
    <w:sig w:usb0="00000081" w:usb1="00000000" w:usb2="00000000" w:usb3="00000000" w:csb0="00000008"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0BAB"/>
    <w:multiLevelType w:val="hybridMultilevel"/>
    <w:tmpl w:val="84E01A02"/>
    <w:lvl w:ilvl="0" w:tplc="FF1C984A">
      <w:start w:val="1"/>
      <w:numFmt w:val="bullet"/>
      <w:lvlText w:val="•"/>
      <w:lvlJc w:val="left"/>
      <w:pPr>
        <w:tabs>
          <w:tab w:val="num" w:pos="720"/>
        </w:tabs>
        <w:ind w:left="720" w:hanging="360"/>
      </w:pPr>
      <w:rPr>
        <w:rFonts w:ascii="Arial" w:hAnsi="Arial" w:hint="default"/>
      </w:rPr>
    </w:lvl>
    <w:lvl w:ilvl="1" w:tplc="B74A15EE" w:tentative="1">
      <w:start w:val="1"/>
      <w:numFmt w:val="bullet"/>
      <w:lvlText w:val="•"/>
      <w:lvlJc w:val="left"/>
      <w:pPr>
        <w:tabs>
          <w:tab w:val="num" w:pos="1440"/>
        </w:tabs>
        <w:ind w:left="1440" w:hanging="360"/>
      </w:pPr>
      <w:rPr>
        <w:rFonts w:ascii="Arial" w:hAnsi="Arial" w:hint="default"/>
      </w:rPr>
    </w:lvl>
    <w:lvl w:ilvl="2" w:tplc="A2344DEE" w:tentative="1">
      <w:start w:val="1"/>
      <w:numFmt w:val="bullet"/>
      <w:lvlText w:val="•"/>
      <w:lvlJc w:val="left"/>
      <w:pPr>
        <w:tabs>
          <w:tab w:val="num" w:pos="2160"/>
        </w:tabs>
        <w:ind w:left="2160" w:hanging="360"/>
      </w:pPr>
      <w:rPr>
        <w:rFonts w:ascii="Arial" w:hAnsi="Arial" w:hint="default"/>
      </w:rPr>
    </w:lvl>
    <w:lvl w:ilvl="3" w:tplc="18609C4A" w:tentative="1">
      <w:start w:val="1"/>
      <w:numFmt w:val="bullet"/>
      <w:lvlText w:val="•"/>
      <w:lvlJc w:val="left"/>
      <w:pPr>
        <w:tabs>
          <w:tab w:val="num" w:pos="2880"/>
        </w:tabs>
        <w:ind w:left="2880" w:hanging="360"/>
      </w:pPr>
      <w:rPr>
        <w:rFonts w:ascii="Arial" w:hAnsi="Arial" w:hint="default"/>
      </w:rPr>
    </w:lvl>
    <w:lvl w:ilvl="4" w:tplc="2C1A2A32" w:tentative="1">
      <w:start w:val="1"/>
      <w:numFmt w:val="bullet"/>
      <w:lvlText w:val="•"/>
      <w:lvlJc w:val="left"/>
      <w:pPr>
        <w:tabs>
          <w:tab w:val="num" w:pos="3600"/>
        </w:tabs>
        <w:ind w:left="3600" w:hanging="360"/>
      </w:pPr>
      <w:rPr>
        <w:rFonts w:ascii="Arial" w:hAnsi="Arial" w:hint="default"/>
      </w:rPr>
    </w:lvl>
    <w:lvl w:ilvl="5" w:tplc="1D14047A" w:tentative="1">
      <w:start w:val="1"/>
      <w:numFmt w:val="bullet"/>
      <w:lvlText w:val="•"/>
      <w:lvlJc w:val="left"/>
      <w:pPr>
        <w:tabs>
          <w:tab w:val="num" w:pos="4320"/>
        </w:tabs>
        <w:ind w:left="4320" w:hanging="360"/>
      </w:pPr>
      <w:rPr>
        <w:rFonts w:ascii="Arial" w:hAnsi="Arial" w:hint="default"/>
      </w:rPr>
    </w:lvl>
    <w:lvl w:ilvl="6" w:tplc="1BEC8710" w:tentative="1">
      <w:start w:val="1"/>
      <w:numFmt w:val="bullet"/>
      <w:lvlText w:val="•"/>
      <w:lvlJc w:val="left"/>
      <w:pPr>
        <w:tabs>
          <w:tab w:val="num" w:pos="5040"/>
        </w:tabs>
        <w:ind w:left="5040" w:hanging="360"/>
      </w:pPr>
      <w:rPr>
        <w:rFonts w:ascii="Arial" w:hAnsi="Arial" w:hint="default"/>
      </w:rPr>
    </w:lvl>
    <w:lvl w:ilvl="7" w:tplc="0B7860AC" w:tentative="1">
      <w:start w:val="1"/>
      <w:numFmt w:val="bullet"/>
      <w:lvlText w:val="•"/>
      <w:lvlJc w:val="left"/>
      <w:pPr>
        <w:tabs>
          <w:tab w:val="num" w:pos="5760"/>
        </w:tabs>
        <w:ind w:left="5760" w:hanging="360"/>
      </w:pPr>
      <w:rPr>
        <w:rFonts w:ascii="Arial" w:hAnsi="Arial" w:hint="default"/>
      </w:rPr>
    </w:lvl>
    <w:lvl w:ilvl="8" w:tplc="0C5EDE0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270931"/>
    <w:multiLevelType w:val="hybridMultilevel"/>
    <w:tmpl w:val="8B06FE9A"/>
    <w:lvl w:ilvl="0" w:tplc="4E1ABBB8">
      <w:start w:val="3"/>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B270F1D"/>
    <w:multiLevelType w:val="hybridMultilevel"/>
    <w:tmpl w:val="CFEE83E0"/>
    <w:lvl w:ilvl="0" w:tplc="04090019">
      <w:start w:val="1"/>
      <w:numFmt w:val="lowerLetter"/>
      <w:lvlText w:val="%1."/>
      <w:lvlJc w:val="left"/>
      <w:pPr>
        <w:ind w:left="360" w:hanging="360"/>
      </w:pPr>
    </w:lvl>
    <w:lvl w:ilvl="1" w:tplc="04130019" w:tentative="1">
      <w:start w:val="1"/>
      <w:numFmt w:val="lowerLetter"/>
      <w:lvlText w:val="%2."/>
      <w:lvlJc w:val="left"/>
      <w:pPr>
        <w:ind w:left="720" w:hanging="360"/>
      </w:pPr>
    </w:lvl>
    <w:lvl w:ilvl="2" w:tplc="0413001B">
      <w:start w:val="1"/>
      <w:numFmt w:val="lowerRoman"/>
      <w:lvlText w:val="%3."/>
      <w:lvlJc w:val="right"/>
      <w:pPr>
        <w:ind w:left="1440" w:hanging="180"/>
      </w:pPr>
    </w:lvl>
    <w:lvl w:ilvl="3" w:tplc="0413000F" w:tentative="1">
      <w:start w:val="1"/>
      <w:numFmt w:val="decimal"/>
      <w:lvlText w:val="%4."/>
      <w:lvlJc w:val="left"/>
      <w:pPr>
        <w:ind w:left="2160" w:hanging="360"/>
      </w:pPr>
    </w:lvl>
    <w:lvl w:ilvl="4" w:tplc="04130019" w:tentative="1">
      <w:start w:val="1"/>
      <w:numFmt w:val="lowerLetter"/>
      <w:lvlText w:val="%5."/>
      <w:lvlJc w:val="left"/>
      <w:pPr>
        <w:ind w:left="2880" w:hanging="360"/>
      </w:pPr>
    </w:lvl>
    <w:lvl w:ilvl="5" w:tplc="0413001B" w:tentative="1">
      <w:start w:val="1"/>
      <w:numFmt w:val="lowerRoman"/>
      <w:lvlText w:val="%6."/>
      <w:lvlJc w:val="right"/>
      <w:pPr>
        <w:ind w:left="3600" w:hanging="180"/>
      </w:pPr>
    </w:lvl>
    <w:lvl w:ilvl="6" w:tplc="0413000F" w:tentative="1">
      <w:start w:val="1"/>
      <w:numFmt w:val="decimal"/>
      <w:lvlText w:val="%7."/>
      <w:lvlJc w:val="left"/>
      <w:pPr>
        <w:ind w:left="4320" w:hanging="360"/>
      </w:pPr>
    </w:lvl>
    <w:lvl w:ilvl="7" w:tplc="04130019" w:tentative="1">
      <w:start w:val="1"/>
      <w:numFmt w:val="lowerLetter"/>
      <w:lvlText w:val="%8."/>
      <w:lvlJc w:val="left"/>
      <w:pPr>
        <w:ind w:left="5040" w:hanging="360"/>
      </w:pPr>
    </w:lvl>
    <w:lvl w:ilvl="8" w:tplc="0413001B" w:tentative="1">
      <w:start w:val="1"/>
      <w:numFmt w:val="lowerRoman"/>
      <w:lvlText w:val="%9."/>
      <w:lvlJc w:val="right"/>
      <w:pPr>
        <w:ind w:left="5760" w:hanging="180"/>
      </w:pPr>
    </w:lvl>
  </w:abstractNum>
  <w:abstractNum w:abstractNumId="3" w15:restartNumberingAfterBreak="0">
    <w:nsid w:val="0DBF0789"/>
    <w:multiLevelType w:val="hybridMultilevel"/>
    <w:tmpl w:val="7E42338E"/>
    <w:lvl w:ilvl="0" w:tplc="4E1ABBB8">
      <w:start w:val="3"/>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1BF6F2C"/>
    <w:multiLevelType w:val="hybridMultilevel"/>
    <w:tmpl w:val="5BA679F0"/>
    <w:lvl w:ilvl="0" w:tplc="0413000F">
      <w:start w:val="1"/>
      <w:numFmt w:val="decimal"/>
      <w:lvlText w:val="%1."/>
      <w:lvlJc w:val="left"/>
      <w:pPr>
        <w:ind w:left="770" w:hanging="360"/>
      </w:pPr>
    </w:lvl>
    <w:lvl w:ilvl="1" w:tplc="04130019" w:tentative="1">
      <w:start w:val="1"/>
      <w:numFmt w:val="lowerLetter"/>
      <w:lvlText w:val="%2."/>
      <w:lvlJc w:val="left"/>
      <w:pPr>
        <w:ind w:left="1490" w:hanging="360"/>
      </w:pPr>
    </w:lvl>
    <w:lvl w:ilvl="2" w:tplc="0413001B" w:tentative="1">
      <w:start w:val="1"/>
      <w:numFmt w:val="lowerRoman"/>
      <w:lvlText w:val="%3."/>
      <w:lvlJc w:val="right"/>
      <w:pPr>
        <w:ind w:left="2210" w:hanging="180"/>
      </w:pPr>
    </w:lvl>
    <w:lvl w:ilvl="3" w:tplc="0413000F" w:tentative="1">
      <w:start w:val="1"/>
      <w:numFmt w:val="decimal"/>
      <w:lvlText w:val="%4."/>
      <w:lvlJc w:val="left"/>
      <w:pPr>
        <w:ind w:left="2930" w:hanging="360"/>
      </w:pPr>
    </w:lvl>
    <w:lvl w:ilvl="4" w:tplc="04130019" w:tentative="1">
      <w:start w:val="1"/>
      <w:numFmt w:val="lowerLetter"/>
      <w:lvlText w:val="%5."/>
      <w:lvlJc w:val="left"/>
      <w:pPr>
        <w:ind w:left="3650" w:hanging="360"/>
      </w:pPr>
    </w:lvl>
    <w:lvl w:ilvl="5" w:tplc="0413001B" w:tentative="1">
      <w:start w:val="1"/>
      <w:numFmt w:val="lowerRoman"/>
      <w:lvlText w:val="%6."/>
      <w:lvlJc w:val="right"/>
      <w:pPr>
        <w:ind w:left="4370" w:hanging="180"/>
      </w:pPr>
    </w:lvl>
    <w:lvl w:ilvl="6" w:tplc="0413000F" w:tentative="1">
      <w:start w:val="1"/>
      <w:numFmt w:val="decimal"/>
      <w:lvlText w:val="%7."/>
      <w:lvlJc w:val="left"/>
      <w:pPr>
        <w:ind w:left="5090" w:hanging="360"/>
      </w:pPr>
    </w:lvl>
    <w:lvl w:ilvl="7" w:tplc="04130019" w:tentative="1">
      <w:start w:val="1"/>
      <w:numFmt w:val="lowerLetter"/>
      <w:lvlText w:val="%8."/>
      <w:lvlJc w:val="left"/>
      <w:pPr>
        <w:ind w:left="5810" w:hanging="360"/>
      </w:pPr>
    </w:lvl>
    <w:lvl w:ilvl="8" w:tplc="0413001B" w:tentative="1">
      <w:start w:val="1"/>
      <w:numFmt w:val="lowerRoman"/>
      <w:lvlText w:val="%9."/>
      <w:lvlJc w:val="right"/>
      <w:pPr>
        <w:ind w:left="6530" w:hanging="180"/>
      </w:pPr>
    </w:lvl>
  </w:abstractNum>
  <w:abstractNum w:abstractNumId="5" w15:restartNumberingAfterBreak="0">
    <w:nsid w:val="15DF3D97"/>
    <w:multiLevelType w:val="hybridMultilevel"/>
    <w:tmpl w:val="2A78C9E0"/>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21B00F10"/>
    <w:multiLevelType w:val="hybridMultilevel"/>
    <w:tmpl w:val="1C5EC2FE"/>
    <w:lvl w:ilvl="0" w:tplc="4E1ABBB8">
      <w:start w:val="3"/>
      <w:numFmt w:val="decimal"/>
      <w:lvlText w:val="%1."/>
      <w:lvlJc w:val="left"/>
      <w:pPr>
        <w:ind w:left="1068" w:hanging="360"/>
      </w:pPr>
      <w:rPr>
        <w:rFonts w:hint="default"/>
      </w:r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7" w15:restartNumberingAfterBreak="0">
    <w:nsid w:val="29997CE6"/>
    <w:multiLevelType w:val="hybridMultilevel"/>
    <w:tmpl w:val="0BE8125A"/>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2C1B3FE2"/>
    <w:multiLevelType w:val="hybridMultilevel"/>
    <w:tmpl w:val="C758185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339B0B67"/>
    <w:multiLevelType w:val="hybridMultilevel"/>
    <w:tmpl w:val="61D6D57E"/>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10" w15:restartNumberingAfterBreak="0">
    <w:nsid w:val="43803BA3"/>
    <w:multiLevelType w:val="hybridMultilevel"/>
    <w:tmpl w:val="C758185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56914C6B"/>
    <w:multiLevelType w:val="hybridMultilevel"/>
    <w:tmpl w:val="B25CFE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BD51A2C"/>
    <w:multiLevelType w:val="hybridMultilevel"/>
    <w:tmpl w:val="99AA7558"/>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2B43350"/>
    <w:multiLevelType w:val="hybridMultilevel"/>
    <w:tmpl w:val="C542EA4A"/>
    <w:lvl w:ilvl="0" w:tplc="0413000F">
      <w:start w:val="1"/>
      <w:numFmt w:val="decimal"/>
      <w:lvlText w:val="%1."/>
      <w:lvlJc w:val="left"/>
      <w:pPr>
        <w:ind w:left="360" w:hanging="360"/>
      </w:pPr>
    </w:lvl>
    <w:lvl w:ilvl="1" w:tplc="04130001">
      <w:start w:val="1"/>
      <w:numFmt w:val="bullet"/>
      <w:lvlText w:val=""/>
      <w:lvlJc w:val="left"/>
      <w:pPr>
        <w:ind w:left="1080" w:hanging="360"/>
      </w:pPr>
      <w:rPr>
        <w:rFonts w:ascii="Symbol" w:hAnsi="Symbol"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749544CF"/>
    <w:multiLevelType w:val="hybridMultilevel"/>
    <w:tmpl w:val="DF7E82DC"/>
    <w:lvl w:ilvl="0" w:tplc="0413000F">
      <w:start w:val="1"/>
      <w:numFmt w:val="decimal"/>
      <w:lvlText w:val="%1."/>
      <w:lvlJc w:val="left"/>
      <w:pPr>
        <w:ind w:left="770" w:hanging="360"/>
      </w:pPr>
    </w:lvl>
    <w:lvl w:ilvl="1" w:tplc="04130019" w:tentative="1">
      <w:start w:val="1"/>
      <w:numFmt w:val="lowerLetter"/>
      <w:lvlText w:val="%2."/>
      <w:lvlJc w:val="left"/>
      <w:pPr>
        <w:ind w:left="1490" w:hanging="360"/>
      </w:pPr>
    </w:lvl>
    <w:lvl w:ilvl="2" w:tplc="0413001B" w:tentative="1">
      <w:start w:val="1"/>
      <w:numFmt w:val="lowerRoman"/>
      <w:lvlText w:val="%3."/>
      <w:lvlJc w:val="right"/>
      <w:pPr>
        <w:ind w:left="2210" w:hanging="180"/>
      </w:pPr>
    </w:lvl>
    <w:lvl w:ilvl="3" w:tplc="0413000F" w:tentative="1">
      <w:start w:val="1"/>
      <w:numFmt w:val="decimal"/>
      <w:lvlText w:val="%4."/>
      <w:lvlJc w:val="left"/>
      <w:pPr>
        <w:ind w:left="2930" w:hanging="360"/>
      </w:pPr>
    </w:lvl>
    <w:lvl w:ilvl="4" w:tplc="04130019" w:tentative="1">
      <w:start w:val="1"/>
      <w:numFmt w:val="lowerLetter"/>
      <w:lvlText w:val="%5."/>
      <w:lvlJc w:val="left"/>
      <w:pPr>
        <w:ind w:left="3650" w:hanging="360"/>
      </w:pPr>
    </w:lvl>
    <w:lvl w:ilvl="5" w:tplc="0413001B" w:tentative="1">
      <w:start w:val="1"/>
      <w:numFmt w:val="lowerRoman"/>
      <w:lvlText w:val="%6."/>
      <w:lvlJc w:val="right"/>
      <w:pPr>
        <w:ind w:left="4370" w:hanging="180"/>
      </w:pPr>
    </w:lvl>
    <w:lvl w:ilvl="6" w:tplc="0413000F" w:tentative="1">
      <w:start w:val="1"/>
      <w:numFmt w:val="decimal"/>
      <w:lvlText w:val="%7."/>
      <w:lvlJc w:val="left"/>
      <w:pPr>
        <w:ind w:left="5090" w:hanging="360"/>
      </w:pPr>
    </w:lvl>
    <w:lvl w:ilvl="7" w:tplc="04130019" w:tentative="1">
      <w:start w:val="1"/>
      <w:numFmt w:val="lowerLetter"/>
      <w:lvlText w:val="%8."/>
      <w:lvlJc w:val="left"/>
      <w:pPr>
        <w:ind w:left="5810" w:hanging="360"/>
      </w:pPr>
    </w:lvl>
    <w:lvl w:ilvl="8" w:tplc="0413001B" w:tentative="1">
      <w:start w:val="1"/>
      <w:numFmt w:val="lowerRoman"/>
      <w:lvlText w:val="%9."/>
      <w:lvlJc w:val="right"/>
      <w:pPr>
        <w:ind w:left="6530" w:hanging="180"/>
      </w:pPr>
    </w:lvl>
  </w:abstractNum>
  <w:abstractNum w:abstractNumId="15" w15:restartNumberingAfterBreak="0">
    <w:nsid w:val="784E1C39"/>
    <w:multiLevelType w:val="hybridMultilevel"/>
    <w:tmpl w:val="C80E6E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F3B59DB"/>
    <w:multiLevelType w:val="hybridMultilevel"/>
    <w:tmpl w:val="FBC6885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num w:numId="1">
    <w:abstractNumId w:val="0"/>
  </w:num>
  <w:num w:numId="2">
    <w:abstractNumId w:val="5"/>
  </w:num>
  <w:num w:numId="3">
    <w:abstractNumId w:val="4"/>
  </w:num>
  <w:num w:numId="4">
    <w:abstractNumId w:val="15"/>
  </w:num>
  <w:num w:numId="5">
    <w:abstractNumId w:val="7"/>
  </w:num>
  <w:num w:numId="6">
    <w:abstractNumId w:val="13"/>
  </w:num>
  <w:num w:numId="7">
    <w:abstractNumId w:val="2"/>
  </w:num>
  <w:num w:numId="8">
    <w:abstractNumId w:val="12"/>
  </w:num>
  <w:num w:numId="9">
    <w:abstractNumId w:val="9"/>
  </w:num>
  <w:num w:numId="10">
    <w:abstractNumId w:val="11"/>
  </w:num>
  <w:num w:numId="11">
    <w:abstractNumId w:val="10"/>
  </w:num>
  <w:num w:numId="12">
    <w:abstractNumId w:val="16"/>
  </w:num>
  <w:num w:numId="13">
    <w:abstractNumId w:val="14"/>
  </w:num>
  <w:num w:numId="14">
    <w:abstractNumId w:val="8"/>
  </w:num>
  <w:num w:numId="15">
    <w:abstractNumId w:val="3"/>
  </w:num>
  <w:num w:numId="16">
    <w:abstractNumId w:val="6"/>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Belias">
    <w15:presenceInfo w15:providerId="None" w15:userId="Michael Beli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9115C"/>
    <w:rsid w:val="00013F3C"/>
    <w:rsid w:val="00050290"/>
    <w:rsid w:val="000504CF"/>
    <w:rsid w:val="00081258"/>
    <w:rsid w:val="00083499"/>
    <w:rsid w:val="0008440F"/>
    <w:rsid w:val="000B1AD8"/>
    <w:rsid w:val="000B2F7D"/>
    <w:rsid w:val="000F031B"/>
    <w:rsid w:val="00110B3B"/>
    <w:rsid w:val="001404BE"/>
    <w:rsid w:val="0018599B"/>
    <w:rsid w:val="0019115C"/>
    <w:rsid w:val="001A29D4"/>
    <w:rsid w:val="001A588F"/>
    <w:rsid w:val="002A455C"/>
    <w:rsid w:val="002A6B4F"/>
    <w:rsid w:val="002C38C1"/>
    <w:rsid w:val="002C7616"/>
    <w:rsid w:val="00316EA6"/>
    <w:rsid w:val="00382297"/>
    <w:rsid w:val="00386903"/>
    <w:rsid w:val="003C2BB2"/>
    <w:rsid w:val="003C5832"/>
    <w:rsid w:val="003E6389"/>
    <w:rsid w:val="00400C63"/>
    <w:rsid w:val="004133A3"/>
    <w:rsid w:val="0042126C"/>
    <w:rsid w:val="004327D6"/>
    <w:rsid w:val="00456431"/>
    <w:rsid w:val="004634DB"/>
    <w:rsid w:val="004750FD"/>
    <w:rsid w:val="004825FF"/>
    <w:rsid w:val="00487178"/>
    <w:rsid w:val="004977B6"/>
    <w:rsid w:val="004A398C"/>
    <w:rsid w:val="004A4037"/>
    <w:rsid w:val="004B1729"/>
    <w:rsid w:val="00567CF0"/>
    <w:rsid w:val="005746E5"/>
    <w:rsid w:val="00581B03"/>
    <w:rsid w:val="005A5FA3"/>
    <w:rsid w:val="005B1CF4"/>
    <w:rsid w:val="0061411A"/>
    <w:rsid w:val="006362C2"/>
    <w:rsid w:val="00667CA0"/>
    <w:rsid w:val="00692345"/>
    <w:rsid w:val="006F532D"/>
    <w:rsid w:val="006F76BB"/>
    <w:rsid w:val="00727649"/>
    <w:rsid w:val="007A2DCE"/>
    <w:rsid w:val="007A71AA"/>
    <w:rsid w:val="007B344B"/>
    <w:rsid w:val="007D7DBB"/>
    <w:rsid w:val="007E45ED"/>
    <w:rsid w:val="008016B2"/>
    <w:rsid w:val="00806695"/>
    <w:rsid w:val="008161EB"/>
    <w:rsid w:val="00851210"/>
    <w:rsid w:val="00870483"/>
    <w:rsid w:val="008F2BB9"/>
    <w:rsid w:val="00945B28"/>
    <w:rsid w:val="0094618D"/>
    <w:rsid w:val="009B25BC"/>
    <w:rsid w:val="009D29F4"/>
    <w:rsid w:val="009F0D7B"/>
    <w:rsid w:val="00A11429"/>
    <w:rsid w:val="00A405D0"/>
    <w:rsid w:val="00AB7CF7"/>
    <w:rsid w:val="00AC3891"/>
    <w:rsid w:val="00B07B7C"/>
    <w:rsid w:val="00B12EAA"/>
    <w:rsid w:val="00B2132A"/>
    <w:rsid w:val="00B63403"/>
    <w:rsid w:val="00B71C11"/>
    <w:rsid w:val="00B94A60"/>
    <w:rsid w:val="00BB5F3D"/>
    <w:rsid w:val="00BB6F4D"/>
    <w:rsid w:val="00C24813"/>
    <w:rsid w:val="00C37291"/>
    <w:rsid w:val="00C74BDB"/>
    <w:rsid w:val="00C900B8"/>
    <w:rsid w:val="00CA5AB2"/>
    <w:rsid w:val="00CE5F23"/>
    <w:rsid w:val="00D12F90"/>
    <w:rsid w:val="00D406BB"/>
    <w:rsid w:val="00D40E81"/>
    <w:rsid w:val="00D72CFB"/>
    <w:rsid w:val="00DA5DDC"/>
    <w:rsid w:val="00DB6903"/>
    <w:rsid w:val="00DD3D94"/>
    <w:rsid w:val="00DE24E4"/>
    <w:rsid w:val="00E054E7"/>
    <w:rsid w:val="00E15AFD"/>
    <w:rsid w:val="00E764F6"/>
    <w:rsid w:val="00E944B7"/>
    <w:rsid w:val="00ED17A6"/>
    <w:rsid w:val="00F145CF"/>
    <w:rsid w:val="00F164F3"/>
    <w:rsid w:val="00F35F7E"/>
    <w:rsid w:val="00F408CB"/>
    <w:rsid w:val="00FD772F"/>
    <w:rsid w:val="00FE407B"/>
    <w:rsid w:val="00FE5D49"/>
    <w:rsid w:val="00FE68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F87A"/>
  <w15:docId w15:val="{613378E7-1D20-4E52-A582-F0790E095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3499"/>
  </w:style>
  <w:style w:type="paragraph" w:styleId="Heading1">
    <w:name w:val="heading 1"/>
    <w:basedOn w:val="Normal"/>
    <w:next w:val="Normal"/>
    <w:link w:val="Heading1Char"/>
    <w:uiPriority w:val="9"/>
    <w:qFormat/>
    <w:rsid w:val="00B71C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D772F"/>
    <w:pPr>
      <w:spacing w:before="621" w:after="372" w:line="240" w:lineRule="auto"/>
      <w:outlineLvl w:val="1"/>
    </w:pPr>
    <w:rPr>
      <w:rFonts w:ascii="inherit" w:eastAsia="Times New Roman" w:hAnsi="inherit" w:cs="Times New Roman"/>
      <w:b/>
      <w:bCs/>
      <w:sz w:val="52"/>
      <w:szCs w:val="52"/>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115C"/>
    <w:rPr>
      <w:color w:val="0000FF" w:themeColor="hyperlink"/>
      <w:u w:val="single"/>
    </w:rPr>
  </w:style>
  <w:style w:type="paragraph" w:styleId="BalloonText">
    <w:name w:val="Balloon Text"/>
    <w:basedOn w:val="Normal"/>
    <w:link w:val="BalloonTextChar"/>
    <w:uiPriority w:val="99"/>
    <w:semiHidden/>
    <w:unhideWhenUsed/>
    <w:rsid w:val="001911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15C"/>
    <w:rPr>
      <w:rFonts w:ascii="Tahoma" w:hAnsi="Tahoma" w:cs="Tahoma"/>
      <w:sz w:val="16"/>
      <w:szCs w:val="16"/>
    </w:rPr>
  </w:style>
  <w:style w:type="character" w:customStyle="1" w:styleId="Heading2Char">
    <w:name w:val="Heading 2 Char"/>
    <w:basedOn w:val="DefaultParagraphFont"/>
    <w:link w:val="Heading2"/>
    <w:uiPriority w:val="9"/>
    <w:rsid w:val="00FD772F"/>
    <w:rPr>
      <w:rFonts w:ascii="inherit" w:eastAsia="Times New Roman" w:hAnsi="inherit" w:cs="Times New Roman"/>
      <w:b/>
      <w:bCs/>
      <w:sz w:val="52"/>
      <w:szCs w:val="52"/>
      <w:lang w:eastAsia="nl-NL"/>
    </w:rPr>
  </w:style>
  <w:style w:type="character" w:styleId="Strong">
    <w:name w:val="Strong"/>
    <w:basedOn w:val="DefaultParagraphFont"/>
    <w:uiPriority w:val="22"/>
    <w:qFormat/>
    <w:rsid w:val="00FD772F"/>
    <w:rPr>
      <w:b/>
      <w:bCs/>
    </w:rPr>
  </w:style>
  <w:style w:type="paragraph" w:styleId="NormalWeb">
    <w:name w:val="Normal (Web)"/>
    <w:basedOn w:val="Normal"/>
    <w:uiPriority w:val="99"/>
    <w:semiHidden/>
    <w:unhideWhenUsed/>
    <w:rsid w:val="00FD772F"/>
    <w:pPr>
      <w:spacing w:after="372" w:line="240" w:lineRule="auto"/>
    </w:pPr>
    <w:rPr>
      <w:rFonts w:ascii="Times New Roman" w:eastAsia="Times New Roman" w:hAnsi="Times New Roman" w:cs="Times New Roman"/>
      <w:sz w:val="24"/>
      <w:szCs w:val="24"/>
      <w:lang w:eastAsia="nl-NL"/>
    </w:rPr>
  </w:style>
  <w:style w:type="character" w:styleId="Emphasis">
    <w:name w:val="Emphasis"/>
    <w:basedOn w:val="DefaultParagraphFont"/>
    <w:uiPriority w:val="20"/>
    <w:qFormat/>
    <w:rsid w:val="00FD772F"/>
    <w:rPr>
      <w:i/>
      <w:iCs/>
    </w:rPr>
  </w:style>
  <w:style w:type="paragraph" w:styleId="ListParagraph">
    <w:name w:val="List Paragraph"/>
    <w:basedOn w:val="Normal"/>
    <w:uiPriority w:val="34"/>
    <w:qFormat/>
    <w:rsid w:val="00B71C11"/>
    <w:pPr>
      <w:ind w:left="720"/>
      <w:contextualSpacing/>
    </w:pPr>
  </w:style>
  <w:style w:type="character" w:customStyle="1" w:styleId="Heading1Char">
    <w:name w:val="Heading 1 Char"/>
    <w:basedOn w:val="DefaultParagraphFont"/>
    <w:link w:val="Heading1"/>
    <w:uiPriority w:val="9"/>
    <w:rsid w:val="00B71C11"/>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0F0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0F031B"/>
    <w:rPr>
      <w:rFonts w:ascii="Courier New" w:eastAsia="Times New Roman" w:hAnsi="Courier New" w:cs="Courier New"/>
      <w:sz w:val="20"/>
      <w:szCs w:val="20"/>
      <w:lang w:eastAsia="nl-NL"/>
    </w:rPr>
  </w:style>
  <w:style w:type="character" w:customStyle="1" w:styleId="gnkrckgcmsb">
    <w:name w:val="gnkrckgcmsb"/>
    <w:basedOn w:val="DefaultParagraphFont"/>
    <w:rsid w:val="000F031B"/>
  </w:style>
  <w:style w:type="character" w:customStyle="1" w:styleId="gnkrckgcmrb">
    <w:name w:val="gnkrckgcmrb"/>
    <w:basedOn w:val="DefaultParagraphFont"/>
    <w:rsid w:val="000F031B"/>
  </w:style>
  <w:style w:type="character" w:customStyle="1" w:styleId="gnkrckgcgsb">
    <w:name w:val="gnkrckgcgsb"/>
    <w:basedOn w:val="DefaultParagraphFont"/>
    <w:rsid w:val="000F031B"/>
  </w:style>
  <w:style w:type="character" w:styleId="CommentReference">
    <w:name w:val="annotation reference"/>
    <w:basedOn w:val="DefaultParagraphFont"/>
    <w:uiPriority w:val="99"/>
    <w:semiHidden/>
    <w:unhideWhenUsed/>
    <w:rsid w:val="00567CF0"/>
    <w:rPr>
      <w:sz w:val="16"/>
      <w:szCs w:val="16"/>
    </w:rPr>
  </w:style>
  <w:style w:type="paragraph" w:styleId="CommentText">
    <w:name w:val="annotation text"/>
    <w:basedOn w:val="Normal"/>
    <w:link w:val="CommentTextChar"/>
    <w:uiPriority w:val="99"/>
    <w:semiHidden/>
    <w:unhideWhenUsed/>
    <w:rsid w:val="00567CF0"/>
    <w:pPr>
      <w:spacing w:line="240" w:lineRule="auto"/>
    </w:pPr>
    <w:rPr>
      <w:sz w:val="20"/>
      <w:szCs w:val="20"/>
    </w:rPr>
  </w:style>
  <w:style w:type="character" w:customStyle="1" w:styleId="CommentTextChar">
    <w:name w:val="Comment Text Char"/>
    <w:basedOn w:val="DefaultParagraphFont"/>
    <w:link w:val="CommentText"/>
    <w:uiPriority w:val="99"/>
    <w:semiHidden/>
    <w:rsid w:val="00567CF0"/>
    <w:rPr>
      <w:sz w:val="20"/>
      <w:szCs w:val="20"/>
    </w:rPr>
  </w:style>
  <w:style w:type="paragraph" w:styleId="CommentSubject">
    <w:name w:val="annotation subject"/>
    <w:basedOn w:val="CommentText"/>
    <w:next w:val="CommentText"/>
    <w:link w:val="CommentSubjectChar"/>
    <w:uiPriority w:val="99"/>
    <w:semiHidden/>
    <w:unhideWhenUsed/>
    <w:rsid w:val="00567CF0"/>
    <w:rPr>
      <w:b/>
      <w:bCs/>
    </w:rPr>
  </w:style>
  <w:style w:type="character" w:customStyle="1" w:styleId="CommentSubjectChar">
    <w:name w:val="Comment Subject Char"/>
    <w:basedOn w:val="CommentTextChar"/>
    <w:link w:val="CommentSubject"/>
    <w:uiPriority w:val="99"/>
    <w:semiHidden/>
    <w:rsid w:val="00567C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19966">
      <w:bodyDiv w:val="1"/>
      <w:marLeft w:val="0"/>
      <w:marRight w:val="0"/>
      <w:marTop w:val="0"/>
      <w:marBottom w:val="0"/>
      <w:divBdr>
        <w:top w:val="none" w:sz="0" w:space="0" w:color="auto"/>
        <w:left w:val="none" w:sz="0" w:space="0" w:color="auto"/>
        <w:bottom w:val="none" w:sz="0" w:space="0" w:color="auto"/>
        <w:right w:val="none" w:sz="0" w:space="0" w:color="auto"/>
      </w:divBdr>
    </w:div>
    <w:div w:id="480656528">
      <w:bodyDiv w:val="1"/>
      <w:marLeft w:val="0"/>
      <w:marRight w:val="0"/>
      <w:marTop w:val="0"/>
      <w:marBottom w:val="0"/>
      <w:divBdr>
        <w:top w:val="none" w:sz="0" w:space="0" w:color="auto"/>
        <w:left w:val="none" w:sz="0" w:space="0" w:color="auto"/>
        <w:bottom w:val="none" w:sz="0" w:space="0" w:color="auto"/>
        <w:right w:val="none" w:sz="0" w:space="0" w:color="auto"/>
      </w:divBdr>
    </w:div>
    <w:div w:id="711267602">
      <w:bodyDiv w:val="1"/>
      <w:marLeft w:val="0"/>
      <w:marRight w:val="0"/>
      <w:marTop w:val="0"/>
      <w:marBottom w:val="0"/>
      <w:divBdr>
        <w:top w:val="none" w:sz="0" w:space="0" w:color="auto"/>
        <w:left w:val="none" w:sz="0" w:space="0" w:color="auto"/>
        <w:bottom w:val="none" w:sz="0" w:space="0" w:color="auto"/>
        <w:right w:val="none" w:sz="0" w:space="0" w:color="auto"/>
      </w:divBdr>
    </w:div>
    <w:div w:id="751001348">
      <w:bodyDiv w:val="1"/>
      <w:marLeft w:val="0"/>
      <w:marRight w:val="0"/>
      <w:marTop w:val="0"/>
      <w:marBottom w:val="0"/>
      <w:divBdr>
        <w:top w:val="none" w:sz="0" w:space="0" w:color="auto"/>
        <w:left w:val="none" w:sz="0" w:space="0" w:color="auto"/>
        <w:bottom w:val="none" w:sz="0" w:space="0" w:color="auto"/>
        <w:right w:val="none" w:sz="0" w:space="0" w:color="auto"/>
      </w:divBdr>
      <w:divsChild>
        <w:div w:id="433205589">
          <w:marLeft w:val="0"/>
          <w:marRight w:val="0"/>
          <w:marTop w:val="0"/>
          <w:marBottom w:val="0"/>
          <w:divBdr>
            <w:top w:val="none" w:sz="0" w:space="0" w:color="auto"/>
            <w:left w:val="none" w:sz="0" w:space="0" w:color="auto"/>
            <w:bottom w:val="none" w:sz="0" w:space="0" w:color="auto"/>
            <w:right w:val="none" w:sz="0" w:space="0" w:color="auto"/>
          </w:divBdr>
          <w:divsChild>
            <w:div w:id="153182459">
              <w:marLeft w:val="0"/>
              <w:marRight w:val="0"/>
              <w:marTop w:val="0"/>
              <w:marBottom w:val="0"/>
              <w:divBdr>
                <w:top w:val="none" w:sz="0" w:space="0" w:color="auto"/>
                <w:left w:val="none" w:sz="0" w:space="0" w:color="auto"/>
                <w:bottom w:val="none" w:sz="0" w:space="0" w:color="auto"/>
                <w:right w:val="none" w:sz="0" w:space="0" w:color="auto"/>
              </w:divBdr>
              <w:divsChild>
                <w:div w:id="1295408512">
                  <w:marLeft w:val="0"/>
                  <w:marRight w:val="0"/>
                  <w:marTop w:val="0"/>
                  <w:marBottom w:val="0"/>
                  <w:divBdr>
                    <w:top w:val="none" w:sz="0" w:space="0" w:color="auto"/>
                    <w:left w:val="none" w:sz="0" w:space="0" w:color="auto"/>
                    <w:bottom w:val="none" w:sz="0" w:space="0" w:color="auto"/>
                    <w:right w:val="none" w:sz="0" w:space="0" w:color="auto"/>
                  </w:divBdr>
                  <w:divsChild>
                    <w:div w:id="788089786">
                      <w:marLeft w:val="0"/>
                      <w:marRight w:val="0"/>
                      <w:marTop w:val="0"/>
                      <w:marBottom w:val="0"/>
                      <w:divBdr>
                        <w:top w:val="none" w:sz="0" w:space="0" w:color="auto"/>
                        <w:left w:val="none" w:sz="0" w:space="0" w:color="auto"/>
                        <w:bottom w:val="none" w:sz="0" w:space="0" w:color="auto"/>
                        <w:right w:val="none" w:sz="0" w:space="0" w:color="auto"/>
                      </w:divBdr>
                      <w:divsChild>
                        <w:div w:id="420100588">
                          <w:marLeft w:val="-186"/>
                          <w:marRight w:val="-186"/>
                          <w:marTop w:val="0"/>
                          <w:marBottom w:val="0"/>
                          <w:divBdr>
                            <w:top w:val="none" w:sz="0" w:space="0" w:color="auto"/>
                            <w:left w:val="none" w:sz="0" w:space="0" w:color="auto"/>
                            <w:bottom w:val="none" w:sz="0" w:space="0" w:color="auto"/>
                            <w:right w:val="none" w:sz="0" w:space="0" w:color="auto"/>
                          </w:divBdr>
                          <w:divsChild>
                            <w:div w:id="1076781333">
                              <w:marLeft w:val="0"/>
                              <w:marRight w:val="0"/>
                              <w:marTop w:val="0"/>
                              <w:marBottom w:val="0"/>
                              <w:divBdr>
                                <w:top w:val="none" w:sz="0" w:space="0" w:color="auto"/>
                                <w:left w:val="none" w:sz="0" w:space="0" w:color="auto"/>
                                <w:bottom w:val="none" w:sz="0" w:space="0" w:color="auto"/>
                                <w:right w:val="none" w:sz="0" w:space="0" w:color="auto"/>
                              </w:divBdr>
                              <w:divsChild>
                                <w:div w:id="1980457022">
                                  <w:marLeft w:val="-186"/>
                                  <w:marRight w:val="-186"/>
                                  <w:marTop w:val="0"/>
                                  <w:marBottom w:val="0"/>
                                  <w:divBdr>
                                    <w:top w:val="none" w:sz="0" w:space="0" w:color="auto"/>
                                    <w:left w:val="none" w:sz="0" w:space="0" w:color="auto"/>
                                    <w:bottom w:val="none" w:sz="0" w:space="0" w:color="auto"/>
                                    <w:right w:val="none" w:sz="0" w:space="0" w:color="auto"/>
                                  </w:divBdr>
                                  <w:divsChild>
                                    <w:div w:id="1636064819">
                                      <w:marLeft w:val="0"/>
                                      <w:marRight w:val="0"/>
                                      <w:marTop w:val="0"/>
                                      <w:marBottom w:val="0"/>
                                      <w:divBdr>
                                        <w:top w:val="none" w:sz="0" w:space="0" w:color="auto"/>
                                        <w:left w:val="none" w:sz="0" w:space="0" w:color="auto"/>
                                        <w:bottom w:val="none" w:sz="0" w:space="0" w:color="auto"/>
                                        <w:right w:val="none" w:sz="0" w:space="0" w:color="auto"/>
                                      </w:divBdr>
                                      <w:divsChild>
                                        <w:div w:id="20009605">
                                          <w:marLeft w:val="0"/>
                                          <w:marRight w:val="0"/>
                                          <w:marTop w:val="0"/>
                                          <w:marBottom w:val="0"/>
                                          <w:divBdr>
                                            <w:top w:val="none" w:sz="0" w:space="0" w:color="auto"/>
                                            <w:left w:val="none" w:sz="0" w:space="0" w:color="auto"/>
                                            <w:bottom w:val="none" w:sz="0" w:space="0" w:color="auto"/>
                                            <w:right w:val="none" w:sz="0" w:space="0" w:color="auto"/>
                                          </w:divBdr>
                                          <w:divsChild>
                                            <w:div w:id="580333318">
                                              <w:marLeft w:val="0"/>
                                              <w:marRight w:val="0"/>
                                              <w:marTop w:val="0"/>
                                              <w:marBottom w:val="0"/>
                                              <w:divBdr>
                                                <w:top w:val="none" w:sz="0" w:space="0" w:color="auto"/>
                                                <w:left w:val="none" w:sz="0" w:space="0" w:color="auto"/>
                                                <w:bottom w:val="none" w:sz="0" w:space="0" w:color="auto"/>
                                                <w:right w:val="none" w:sz="0" w:space="0" w:color="auto"/>
                                              </w:divBdr>
                                              <w:divsChild>
                                                <w:div w:id="1784375197">
                                                  <w:marLeft w:val="0"/>
                                                  <w:marRight w:val="0"/>
                                                  <w:marTop w:val="0"/>
                                                  <w:marBottom w:val="0"/>
                                                  <w:divBdr>
                                                    <w:top w:val="none" w:sz="0" w:space="0" w:color="auto"/>
                                                    <w:left w:val="none" w:sz="0" w:space="0" w:color="auto"/>
                                                    <w:bottom w:val="none" w:sz="0" w:space="0" w:color="auto"/>
                                                    <w:right w:val="none" w:sz="0" w:space="0" w:color="auto"/>
                                                  </w:divBdr>
                                                  <w:divsChild>
                                                    <w:div w:id="13583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3611">
      <w:bodyDiv w:val="1"/>
      <w:marLeft w:val="0"/>
      <w:marRight w:val="0"/>
      <w:marTop w:val="0"/>
      <w:marBottom w:val="0"/>
      <w:divBdr>
        <w:top w:val="none" w:sz="0" w:space="0" w:color="auto"/>
        <w:left w:val="none" w:sz="0" w:space="0" w:color="auto"/>
        <w:bottom w:val="none" w:sz="0" w:space="0" w:color="auto"/>
        <w:right w:val="none" w:sz="0" w:space="0" w:color="auto"/>
      </w:divBdr>
    </w:div>
    <w:div w:id="1054041032">
      <w:bodyDiv w:val="1"/>
      <w:marLeft w:val="0"/>
      <w:marRight w:val="0"/>
      <w:marTop w:val="0"/>
      <w:marBottom w:val="0"/>
      <w:divBdr>
        <w:top w:val="none" w:sz="0" w:space="0" w:color="auto"/>
        <w:left w:val="none" w:sz="0" w:space="0" w:color="auto"/>
        <w:bottom w:val="none" w:sz="0" w:space="0" w:color="auto"/>
        <w:right w:val="none" w:sz="0" w:space="0" w:color="auto"/>
      </w:divBdr>
    </w:div>
    <w:div w:id="1107887512">
      <w:bodyDiv w:val="1"/>
      <w:marLeft w:val="0"/>
      <w:marRight w:val="0"/>
      <w:marTop w:val="0"/>
      <w:marBottom w:val="0"/>
      <w:divBdr>
        <w:top w:val="none" w:sz="0" w:space="0" w:color="auto"/>
        <w:left w:val="none" w:sz="0" w:space="0" w:color="auto"/>
        <w:bottom w:val="none" w:sz="0" w:space="0" w:color="auto"/>
        <w:right w:val="none" w:sz="0" w:space="0" w:color="auto"/>
      </w:divBdr>
      <w:divsChild>
        <w:div w:id="562061674">
          <w:marLeft w:val="504"/>
          <w:marRight w:val="0"/>
          <w:marTop w:val="0"/>
          <w:marBottom w:val="0"/>
          <w:divBdr>
            <w:top w:val="none" w:sz="0" w:space="0" w:color="auto"/>
            <w:left w:val="none" w:sz="0" w:space="0" w:color="auto"/>
            <w:bottom w:val="none" w:sz="0" w:space="0" w:color="auto"/>
            <w:right w:val="none" w:sz="0" w:space="0" w:color="auto"/>
          </w:divBdr>
        </w:div>
      </w:divsChild>
    </w:div>
    <w:div w:id="1371998442">
      <w:bodyDiv w:val="1"/>
      <w:marLeft w:val="0"/>
      <w:marRight w:val="0"/>
      <w:marTop w:val="0"/>
      <w:marBottom w:val="0"/>
      <w:divBdr>
        <w:top w:val="none" w:sz="0" w:space="0" w:color="auto"/>
        <w:left w:val="none" w:sz="0" w:space="0" w:color="auto"/>
        <w:bottom w:val="none" w:sz="0" w:space="0" w:color="auto"/>
        <w:right w:val="none" w:sz="0" w:space="0" w:color="auto"/>
      </w:divBdr>
    </w:div>
    <w:div w:id="148635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www.rstudio.com/products/rstudio/download3/" TargetMode="External"/><Relationship Id="rId12" Type="http://schemas.openxmlformats.org/officeDocument/2006/relationships/hyperlink" Target="https://www.ted.com/talks/ben_goldacre_battling_bad_science?language=e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ran.us.r-project.org/" TargetMode="External"/><Relationship Id="rId11" Type="http://schemas.openxmlformats.org/officeDocument/2006/relationships/hyperlink" Target="https://www.ted.com/talks/ben_goldacre_battling_bad_science?language=en" TargetMode="Externa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D3BC89-9B07-485E-874F-0E9778917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Pages>
  <Words>1723</Words>
  <Characters>9826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UMC St Radboud</Company>
  <LinksUpToDate>false</LinksUpToDate>
  <CharactersWithSpaces>11526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Z367191</dc:creator>
  <cp:lastModifiedBy>Michael Belias</cp:lastModifiedBy>
  <cp:revision>16</cp:revision>
  <dcterms:created xsi:type="dcterms:W3CDTF">2019-02-15T14:52:00Z</dcterms:created>
  <dcterms:modified xsi:type="dcterms:W3CDTF">2019-02-20T13:05:00Z</dcterms:modified>
</cp:coreProperties>
</file>